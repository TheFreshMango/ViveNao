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28AB5" w14:textId="77777777" w:rsidR="004077E9" w:rsidRDefault="004077E9" w:rsidP="001700AD">
      <w:pPr>
        <w:spacing w:line="360" w:lineRule="auto"/>
      </w:pPr>
    </w:p>
    <w:p w14:paraId="522FEF29" w14:textId="77777777" w:rsidR="004077E9" w:rsidRDefault="004077E9" w:rsidP="001700AD">
      <w:pPr>
        <w:spacing w:line="360" w:lineRule="auto"/>
      </w:pPr>
    </w:p>
    <w:p w14:paraId="13F6D495" w14:textId="77777777" w:rsidR="004077E9" w:rsidRDefault="004077E9" w:rsidP="001700AD">
      <w:pPr>
        <w:spacing w:line="360" w:lineRule="auto"/>
      </w:pPr>
    </w:p>
    <w:p w14:paraId="7F46260D" w14:textId="77777777" w:rsidR="004077E9" w:rsidRDefault="00C87E05" w:rsidP="001700AD">
      <w:pPr>
        <w:spacing w:line="360" w:lineRule="auto"/>
        <w:jc w:val="center"/>
        <w:rPr>
          <w:sz w:val="52"/>
          <w:szCs w:val="52"/>
        </w:rPr>
      </w:pPr>
      <w:r>
        <w:rPr>
          <w:b/>
          <w:bCs/>
          <w:sz w:val="52"/>
          <w:szCs w:val="52"/>
        </w:rPr>
        <w:t>Multimodale Telepräsenz mit dem humanoiden Roboter NAO und VR-Brille</w:t>
      </w:r>
    </w:p>
    <w:p w14:paraId="412EBD54" w14:textId="77777777" w:rsidR="004077E9" w:rsidRDefault="004077E9" w:rsidP="001700AD">
      <w:pPr>
        <w:spacing w:line="360" w:lineRule="auto"/>
      </w:pPr>
    </w:p>
    <w:p w14:paraId="39221C0E" w14:textId="77777777" w:rsidR="004077E9" w:rsidRDefault="004077E9" w:rsidP="001700AD">
      <w:pPr>
        <w:spacing w:line="360" w:lineRule="auto"/>
        <w:rPr>
          <w:b/>
          <w:bCs/>
        </w:rPr>
      </w:pPr>
    </w:p>
    <w:p w14:paraId="6C9B0513" w14:textId="77777777" w:rsidR="002038C7" w:rsidRDefault="002038C7" w:rsidP="001700AD">
      <w:pPr>
        <w:spacing w:line="360" w:lineRule="auto"/>
        <w:rPr>
          <w:b/>
          <w:bCs/>
        </w:rPr>
      </w:pPr>
    </w:p>
    <w:p w14:paraId="121E8864" w14:textId="77777777" w:rsidR="004077E9" w:rsidRDefault="004077E9" w:rsidP="001700AD">
      <w:pPr>
        <w:spacing w:line="360" w:lineRule="auto"/>
        <w:rPr>
          <w:b/>
          <w:bCs/>
        </w:rPr>
      </w:pPr>
    </w:p>
    <w:p w14:paraId="386319C1" w14:textId="77777777" w:rsidR="004077E9" w:rsidRDefault="004077E9" w:rsidP="001700AD">
      <w:pPr>
        <w:spacing w:line="360" w:lineRule="auto"/>
        <w:jc w:val="center"/>
      </w:pPr>
      <w:r>
        <w:rPr>
          <w:b/>
          <w:bCs/>
        </w:rPr>
        <w:t>Studienarbeit</w:t>
      </w:r>
    </w:p>
    <w:p w14:paraId="4CDFC825" w14:textId="77777777" w:rsidR="004077E9" w:rsidRDefault="004077E9" w:rsidP="001700AD">
      <w:pPr>
        <w:spacing w:line="360" w:lineRule="auto"/>
        <w:jc w:val="center"/>
      </w:pPr>
      <w:r>
        <w:t>des Studienganges Angewandte Informatik</w:t>
      </w:r>
    </w:p>
    <w:p w14:paraId="400E14C6" w14:textId="77777777" w:rsidR="004077E9" w:rsidRDefault="004077E9" w:rsidP="001700AD">
      <w:pPr>
        <w:spacing w:line="360" w:lineRule="auto"/>
        <w:jc w:val="center"/>
      </w:pPr>
      <w:r>
        <w:t>an der Dualen Hochschule Baden-Württemberg, Karlsruhe</w:t>
      </w:r>
    </w:p>
    <w:p w14:paraId="773FC7E4" w14:textId="77777777" w:rsidR="004077E9" w:rsidRDefault="004077E9" w:rsidP="001700AD">
      <w:pPr>
        <w:spacing w:line="360" w:lineRule="auto"/>
      </w:pPr>
    </w:p>
    <w:p w14:paraId="64E47F78" w14:textId="77777777" w:rsidR="004077E9" w:rsidRDefault="004077E9" w:rsidP="001700AD">
      <w:pPr>
        <w:spacing w:line="360" w:lineRule="auto"/>
      </w:pPr>
    </w:p>
    <w:p w14:paraId="2CFB125C" w14:textId="77777777" w:rsidR="004077E9" w:rsidRDefault="004077E9" w:rsidP="001700AD">
      <w:pPr>
        <w:spacing w:line="360" w:lineRule="auto"/>
      </w:pPr>
    </w:p>
    <w:p w14:paraId="36FC1F40" w14:textId="77777777" w:rsidR="004077E9" w:rsidRDefault="004077E9" w:rsidP="001700AD">
      <w:pPr>
        <w:spacing w:line="360" w:lineRule="auto"/>
      </w:pPr>
    </w:p>
    <w:p w14:paraId="0147AD33" w14:textId="77777777" w:rsidR="00C87E05" w:rsidRDefault="00C87E05" w:rsidP="001700AD">
      <w:pPr>
        <w:spacing w:line="360" w:lineRule="auto"/>
      </w:pPr>
    </w:p>
    <w:p w14:paraId="35CC33ED" w14:textId="77777777" w:rsidR="004077E9" w:rsidRDefault="004077E9" w:rsidP="001700AD">
      <w:pPr>
        <w:spacing w:line="360" w:lineRule="auto"/>
      </w:pPr>
    </w:p>
    <w:p w14:paraId="75F0DFFD" w14:textId="77777777" w:rsidR="004077E9" w:rsidRDefault="004077E9" w:rsidP="001700AD">
      <w:pPr>
        <w:tabs>
          <w:tab w:val="left" w:pos="2410"/>
        </w:tabs>
        <w:spacing w:after="0" w:line="360" w:lineRule="auto"/>
      </w:pPr>
      <w:r>
        <w:t>Ersteller:</w:t>
      </w:r>
      <w:r>
        <w:tab/>
      </w:r>
      <w:r>
        <w:tab/>
      </w:r>
      <w:r>
        <w:tab/>
        <w:t>Fabian Dogendorf, Isabella Schmidt</w:t>
      </w:r>
    </w:p>
    <w:p w14:paraId="34CDF0DC" w14:textId="32526345" w:rsidR="004077E9" w:rsidRPr="00652C58" w:rsidRDefault="004077E9" w:rsidP="001700AD">
      <w:pPr>
        <w:tabs>
          <w:tab w:val="left" w:pos="2410"/>
        </w:tabs>
        <w:spacing w:after="0" w:line="360" w:lineRule="auto"/>
        <w:rPr>
          <w:color w:val="FF0000"/>
        </w:rPr>
      </w:pPr>
      <w:r>
        <w:t>Abgabedatum:</w:t>
      </w:r>
      <w:r>
        <w:tab/>
      </w:r>
      <w:r>
        <w:tab/>
      </w:r>
      <w:r>
        <w:tab/>
      </w:r>
      <w:r w:rsidR="00652C58">
        <w:rPr>
          <w:color w:val="FF0000"/>
        </w:rPr>
        <w:t>Abgabedatum einfügen</w:t>
      </w:r>
    </w:p>
    <w:p w14:paraId="5B9DFCD0" w14:textId="77777777" w:rsidR="004077E9" w:rsidRDefault="004077E9" w:rsidP="001700AD">
      <w:pPr>
        <w:tabs>
          <w:tab w:val="left" w:pos="2410"/>
        </w:tabs>
        <w:spacing w:after="0" w:line="360" w:lineRule="auto"/>
      </w:pPr>
      <w:r>
        <w:t>Abgabeort:</w:t>
      </w:r>
      <w:r>
        <w:tab/>
      </w:r>
      <w:r>
        <w:tab/>
      </w:r>
      <w:r>
        <w:tab/>
        <w:t>Duale Hochschule Baden-Württemberg, Karlsruhe</w:t>
      </w:r>
    </w:p>
    <w:p w14:paraId="56F8B00C" w14:textId="77777777" w:rsidR="004077E9" w:rsidRDefault="004077E9" w:rsidP="001700AD">
      <w:pPr>
        <w:tabs>
          <w:tab w:val="left" w:pos="2410"/>
        </w:tabs>
        <w:spacing w:after="0" w:line="360" w:lineRule="auto"/>
      </w:pPr>
    </w:p>
    <w:p w14:paraId="1D869933" w14:textId="65739CAC" w:rsidR="004077E9" w:rsidRPr="005117B1" w:rsidRDefault="004077E9" w:rsidP="001700AD">
      <w:pPr>
        <w:tabs>
          <w:tab w:val="left" w:pos="2410"/>
        </w:tabs>
        <w:spacing w:after="0" w:line="360" w:lineRule="auto"/>
      </w:pPr>
      <w:r w:rsidRPr="005117B1">
        <w:t>Matrikelnummer</w:t>
      </w:r>
      <w:r w:rsidR="00652C58">
        <w:t>n</w:t>
      </w:r>
      <w:r w:rsidRPr="005117B1">
        <w:t xml:space="preserve">: </w:t>
      </w:r>
      <w:r w:rsidRPr="005117B1">
        <w:tab/>
      </w:r>
      <w:r w:rsidRPr="005117B1">
        <w:tab/>
      </w:r>
      <w:r w:rsidRPr="005117B1">
        <w:tab/>
      </w:r>
      <w:r w:rsidR="005117B1">
        <w:t>8053885</w:t>
      </w:r>
      <w:r w:rsidR="007B2970" w:rsidRPr="005117B1">
        <w:t xml:space="preserve">, </w:t>
      </w:r>
      <w:r w:rsidRPr="005117B1">
        <w:t>7927456</w:t>
      </w:r>
    </w:p>
    <w:p w14:paraId="4FAFEF07" w14:textId="77777777" w:rsidR="004077E9" w:rsidRDefault="004077E9" w:rsidP="001700AD">
      <w:pPr>
        <w:tabs>
          <w:tab w:val="left" w:pos="2410"/>
        </w:tabs>
        <w:spacing w:after="0" w:line="360" w:lineRule="auto"/>
      </w:pPr>
      <w:r>
        <w:t>Kursbezeichnung DHBW:</w:t>
      </w:r>
      <w:r>
        <w:tab/>
      </w:r>
      <w:r>
        <w:tab/>
      </w:r>
      <w:r>
        <w:tab/>
        <w:t>TINF16B4</w:t>
      </w:r>
    </w:p>
    <w:p w14:paraId="431B8AB5" w14:textId="2B6490FD" w:rsidR="004077E9" w:rsidRDefault="004077E9" w:rsidP="00482480">
      <w:pPr>
        <w:tabs>
          <w:tab w:val="left" w:pos="2410"/>
        </w:tabs>
        <w:spacing w:after="0" w:line="360" w:lineRule="auto"/>
      </w:pPr>
      <w:r>
        <w:t xml:space="preserve">Betreuer: </w:t>
      </w:r>
      <w:r>
        <w:tab/>
      </w:r>
      <w:r>
        <w:tab/>
      </w:r>
      <w:r>
        <w:tab/>
      </w:r>
      <w:r w:rsidR="00C87E05">
        <w:t>Prof. Dr. Hans-Jörg Haubner</w:t>
      </w:r>
    </w:p>
    <w:p w14:paraId="12A51A19" w14:textId="77777777" w:rsidR="008E5764" w:rsidRDefault="008E5764" w:rsidP="001700AD">
      <w:pPr>
        <w:pStyle w:val="berschrift1"/>
        <w:numPr>
          <w:ilvl w:val="0"/>
          <w:numId w:val="0"/>
        </w:numPr>
        <w:spacing w:line="360" w:lineRule="auto"/>
        <w:ind w:left="432" w:hanging="432"/>
      </w:pPr>
      <w:bookmarkStart w:id="0" w:name="_Toc509478378"/>
      <w:bookmarkStart w:id="1" w:name="_Toc6168721"/>
      <w:r>
        <w:lastRenderedPageBreak/>
        <w:t>Sperrvermerk</w:t>
      </w:r>
      <w:bookmarkEnd w:id="0"/>
      <w:bookmarkEnd w:id="1"/>
    </w:p>
    <w:p w14:paraId="62E6EA7A" w14:textId="77777777" w:rsidR="008E5764" w:rsidRDefault="008E5764" w:rsidP="00040DDB">
      <w:pPr>
        <w:pStyle w:val="FormatT1000"/>
      </w:pPr>
    </w:p>
    <w:p w14:paraId="4FBE2967" w14:textId="77777777" w:rsidR="008E5764" w:rsidRPr="004154DB" w:rsidRDefault="008E5764" w:rsidP="00040DDB">
      <w:pPr>
        <w:pStyle w:val="FormatT1000"/>
      </w:pPr>
      <w:r w:rsidRPr="004154DB">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14:paraId="4D474183" w14:textId="77777777" w:rsidR="008E5764" w:rsidRDefault="008E5764" w:rsidP="00040DDB">
      <w:pPr>
        <w:pStyle w:val="FormatT1000"/>
      </w:pPr>
    </w:p>
    <w:p w14:paraId="41A92A69" w14:textId="77777777" w:rsidR="008E5764" w:rsidRDefault="008E5764" w:rsidP="00040DDB">
      <w:pPr>
        <w:pStyle w:val="FormatT1000"/>
      </w:pPr>
    </w:p>
    <w:p w14:paraId="11CCE699" w14:textId="77777777" w:rsidR="008E5764" w:rsidRDefault="008E5764" w:rsidP="00040DDB">
      <w:pPr>
        <w:pStyle w:val="FormatT1000"/>
      </w:pPr>
    </w:p>
    <w:p w14:paraId="7CB736FF" w14:textId="77777777" w:rsidR="008E5764" w:rsidRDefault="008E5764" w:rsidP="00040DDB">
      <w:pPr>
        <w:pStyle w:val="FormatT1000"/>
      </w:pPr>
    </w:p>
    <w:p w14:paraId="1BC5D66A" w14:textId="77777777" w:rsidR="008E5764" w:rsidRDefault="008E5764" w:rsidP="00040DDB">
      <w:pPr>
        <w:pStyle w:val="FormatT1000"/>
      </w:pPr>
    </w:p>
    <w:p w14:paraId="0FBF6B11" w14:textId="77777777" w:rsidR="008E5764" w:rsidRDefault="008E5764" w:rsidP="00040DDB">
      <w:pPr>
        <w:pStyle w:val="FormatT1000"/>
      </w:pPr>
    </w:p>
    <w:p w14:paraId="3D7B1463" w14:textId="77777777" w:rsidR="008E5764" w:rsidRDefault="008E5764" w:rsidP="00040DDB">
      <w:pPr>
        <w:pStyle w:val="FormatT1000"/>
      </w:pPr>
    </w:p>
    <w:p w14:paraId="35C9F00F" w14:textId="77777777" w:rsidR="008E5764" w:rsidRDefault="008E5764" w:rsidP="00040DDB">
      <w:pPr>
        <w:pStyle w:val="FormatT1000"/>
      </w:pPr>
    </w:p>
    <w:p w14:paraId="1F0B3DFA" w14:textId="77777777" w:rsidR="008E5764" w:rsidRDefault="008E5764" w:rsidP="00040DDB">
      <w:pPr>
        <w:pStyle w:val="FormatT1000"/>
      </w:pPr>
    </w:p>
    <w:p w14:paraId="0D556116" w14:textId="77777777" w:rsidR="008E5764" w:rsidRDefault="008E5764" w:rsidP="00040DDB">
      <w:pPr>
        <w:pStyle w:val="FormatT1000"/>
      </w:pPr>
    </w:p>
    <w:p w14:paraId="1F7A447D" w14:textId="77777777" w:rsidR="008E5764" w:rsidRDefault="008E5764" w:rsidP="00040DDB">
      <w:pPr>
        <w:pStyle w:val="FormatT1000"/>
      </w:pPr>
    </w:p>
    <w:p w14:paraId="30A22B6E" w14:textId="77777777" w:rsidR="008E5764" w:rsidRDefault="008E5764" w:rsidP="00040DDB">
      <w:pPr>
        <w:pStyle w:val="FormatT1000"/>
      </w:pPr>
    </w:p>
    <w:p w14:paraId="5868E164" w14:textId="77777777" w:rsidR="008E5764" w:rsidRDefault="008E5764" w:rsidP="00040DDB">
      <w:pPr>
        <w:pStyle w:val="FormatT1000"/>
      </w:pPr>
    </w:p>
    <w:p w14:paraId="4A9BAFA4" w14:textId="77777777" w:rsidR="008E5764" w:rsidRDefault="008E5764" w:rsidP="00040DDB">
      <w:pPr>
        <w:pStyle w:val="FormatT1000"/>
      </w:pPr>
    </w:p>
    <w:p w14:paraId="51ADF926" w14:textId="77777777" w:rsidR="008E5764" w:rsidRDefault="008E5764" w:rsidP="00040DDB">
      <w:pPr>
        <w:pStyle w:val="FormatT1000"/>
      </w:pPr>
    </w:p>
    <w:p w14:paraId="31833DA5" w14:textId="60D71DF3" w:rsidR="0080798C" w:rsidRPr="00482480" w:rsidRDefault="00482480" w:rsidP="00482480">
      <w:pPr>
        <w:rPr>
          <w:rFonts w:eastAsiaTheme="minorEastAsia"/>
          <w:sz w:val="24"/>
          <w:szCs w:val="24"/>
          <w:lang w:bidi="en-US"/>
        </w:rPr>
      </w:pPr>
      <w:r>
        <w:br w:type="page"/>
      </w:r>
    </w:p>
    <w:p w14:paraId="0373896D" w14:textId="5295F27B" w:rsidR="008E5764" w:rsidRDefault="008E5764" w:rsidP="001700AD">
      <w:pPr>
        <w:pStyle w:val="berschrift1"/>
        <w:numPr>
          <w:ilvl w:val="0"/>
          <w:numId w:val="0"/>
        </w:numPr>
        <w:spacing w:line="360" w:lineRule="auto"/>
        <w:ind w:left="432" w:hanging="432"/>
      </w:pPr>
      <w:bookmarkStart w:id="2" w:name="_Toc509478379"/>
      <w:bookmarkStart w:id="3" w:name="_Toc6168722"/>
      <w:r>
        <w:lastRenderedPageBreak/>
        <w:t>Eidesstattliche Versicherung</w:t>
      </w:r>
      <w:bookmarkEnd w:id="2"/>
      <w:bookmarkEnd w:id="3"/>
    </w:p>
    <w:p w14:paraId="356C5D9D" w14:textId="77777777" w:rsidR="0080798C" w:rsidRPr="0080798C" w:rsidRDefault="0080798C" w:rsidP="001700AD">
      <w:pPr>
        <w:spacing w:line="360" w:lineRule="auto"/>
      </w:pPr>
    </w:p>
    <w:p w14:paraId="026BDDBD" w14:textId="5401A419" w:rsidR="008E5764" w:rsidRDefault="008E5764" w:rsidP="00040DDB">
      <w:pPr>
        <w:pStyle w:val="FormatT1000"/>
      </w:pPr>
      <w:bookmarkStart w:id="4" w:name="_Toc447793430"/>
      <w:bookmarkEnd w:id="4"/>
      <w:r>
        <w:t>Hiermit erkläre</w:t>
      </w:r>
      <w:r w:rsidR="004154DB">
        <w:t xml:space="preserve">n wir </w:t>
      </w:r>
      <w:r>
        <w:t xml:space="preserve">an Eides statt, dass </w:t>
      </w:r>
      <w:r w:rsidR="004154DB">
        <w:t>wir</w:t>
      </w:r>
      <w:r>
        <w:t xml:space="preserve"> die vorliegende Arbeit selbstständig verfasst und keine anderen als die angegebenen Quellen und Hilfsmittel verwendet habe. Inhaltlich und wörtlich aus den Quellen entnommene Stellen habe ich als solche kenntlich gemacht.</w:t>
      </w:r>
    </w:p>
    <w:p w14:paraId="7F26458B" w14:textId="77777777" w:rsidR="008E5764" w:rsidRDefault="008E5764" w:rsidP="001700AD">
      <w:pPr>
        <w:spacing w:before="240" w:after="0" w:line="360" w:lineRule="auto"/>
        <w:rPr>
          <w:sz w:val="24"/>
          <w:szCs w:val="24"/>
        </w:rPr>
      </w:pPr>
    </w:p>
    <w:p w14:paraId="7A46D3F1" w14:textId="77777777" w:rsidR="008E5764" w:rsidRDefault="008E5764" w:rsidP="001700AD">
      <w:pPr>
        <w:spacing w:before="240" w:after="0" w:line="360" w:lineRule="auto"/>
        <w:rPr>
          <w:sz w:val="24"/>
          <w:szCs w:val="24"/>
        </w:rPr>
      </w:pPr>
    </w:p>
    <w:p w14:paraId="0A3DAB6E" w14:textId="77777777" w:rsidR="004077E9" w:rsidRDefault="008E5764" w:rsidP="001700AD">
      <w:pPr>
        <w:spacing w:line="360" w:lineRule="auto"/>
      </w:pPr>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14:paraId="7AE65D92" w14:textId="77777777" w:rsidR="00A20F99" w:rsidRDefault="00A20F99" w:rsidP="001700AD">
          <w:pPr>
            <w:pStyle w:val="Inhaltsverzeichnisberschrift"/>
            <w:numPr>
              <w:ilvl w:val="0"/>
              <w:numId w:val="0"/>
            </w:numPr>
            <w:spacing w:line="360" w:lineRule="auto"/>
            <w:ind w:left="432" w:hanging="432"/>
          </w:pPr>
          <w:r>
            <w:t>Inhalt</w:t>
          </w:r>
          <w:r w:rsidR="00117B2C">
            <w:t>sverzeichnis</w:t>
          </w:r>
        </w:p>
        <w:p w14:paraId="29C1168E" w14:textId="4F4F303C" w:rsidR="00162B3A" w:rsidRDefault="00A20F99">
          <w:pPr>
            <w:pStyle w:val="Verzeichnis1"/>
            <w:tabs>
              <w:tab w:val="right" w:leader="dot" w:pos="8948"/>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6153509" w:history="1">
            <w:r w:rsidR="00162B3A" w:rsidRPr="00ED32A8">
              <w:rPr>
                <w:rStyle w:val="Hyperlink"/>
                <w:noProof/>
              </w:rPr>
              <w:t>Sperrvermerk</w:t>
            </w:r>
            <w:r w:rsidR="00162B3A">
              <w:rPr>
                <w:noProof/>
                <w:webHidden/>
              </w:rPr>
              <w:tab/>
            </w:r>
            <w:r w:rsidR="00162B3A">
              <w:rPr>
                <w:noProof/>
                <w:webHidden/>
              </w:rPr>
              <w:fldChar w:fldCharType="begin"/>
            </w:r>
            <w:r w:rsidR="00162B3A">
              <w:rPr>
                <w:noProof/>
                <w:webHidden/>
              </w:rPr>
              <w:instrText xml:space="preserve"> PAGEREF _Toc6153509 \h </w:instrText>
            </w:r>
            <w:r w:rsidR="00162B3A">
              <w:rPr>
                <w:noProof/>
                <w:webHidden/>
              </w:rPr>
            </w:r>
            <w:r w:rsidR="00162B3A">
              <w:rPr>
                <w:noProof/>
                <w:webHidden/>
              </w:rPr>
              <w:fldChar w:fldCharType="separate"/>
            </w:r>
            <w:r w:rsidR="00162B3A">
              <w:rPr>
                <w:noProof/>
                <w:webHidden/>
              </w:rPr>
              <w:t>2</w:t>
            </w:r>
            <w:r w:rsidR="00162B3A">
              <w:rPr>
                <w:noProof/>
                <w:webHidden/>
              </w:rPr>
              <w:fldChar w:fldCharType="end"/>
            </w:r>
          </w:hyperlink>
        </w:p>
        <w:p w14:paraId="6F8AFFF4" w14:textId="44AC2332" w:rsidR="00162B3A" w:rsidRDefault="0043313E">
          <w:pPr>
            <w:pStyle w:val="Verzeichnis1"/>
            <w:tabs>
              <w:tab w:val="right" w:leader="dot" w:pos="8948"/>
            </w:tabs>
            <w:rPr>
              <w:rFonts w:eastAsiaTheme="minorEastAsia"/>
              <w:noProof/>
              <w:lang w:eastAsia="de-DE"/>
            </w:rPr>
          </w:pPr>
          <w:hyperlink w:anchor="_Toc6153510" w:history="1">
            <w:r w:rsidR="00162B3A" w:rsidRPr="00ED32A8">
              <w:rPr>
                <w:rStyle w:val="Hyperlink"/>
                <w:noProof/>
              </w:rPr>
              <w:t>Eidesstattliche Versicherung</w:t>
            </w:r>
            <w:r w:rsidR="00162B3A">
              <w:rPr>
                <w:noProof/>
                <w:webHidden/>
              </w:rPr>
              <w:tab/>
            </w:r>
            <w:r w:rsidR="00162B3A">
              <w:rPr>
                <w:noProof/>
                <w:webHidden/>
              </w:rPr>
              <w:fldChar w:fldCharType="begin"/>
            </w:r>
            <w:r w:rsidR="00162B3A">
              <w:rPr>
                <w:noProof/>
                <w:webHidden/>
              </w:rPr>
              <w:instrText xml:space="preserve"> PAGEREF _Toc6153510 \h </w:instrText>
            </w:r>
            <w:r w:rsidR="00162B3A">
              <w:rPr>
                <w:noProof/>
                <w:webHidden/>
              </w:rPr>
            </w:r>
            <w:r w:rsidR="00162B3A">
              <w:rPr>
                <w:noProof/>
                <w:webHidden/>
              </w:rPr>
              <w:fldChar w:fldCharType="separate"/>
            </w:r>
            <w:r w:rsidR="00162B3A">
              <w:rPr>
                <w:noProof/>
                <w:webHidden/>
              </w:rPr>
              <w:t>3</w:t>
            </w:r>
            <w:r w:rsidR="00162B3A">
              <w:rPr>
                <w:noProof/>
                <w:webHidden/>
              </w:rPr>
              <w:fldChar w:fldCharType="end"/>
            </w:r>
          </w:hyperlink>
        </w:p>
        <w:p w14:paraId="428A2096" w14:textId="4D89C4E8" w:rsidR="00162B3A" w:rsidRDefault="0043313E">
          <w:pPr>
            <w:pStyle w:val="Verzeichnis1"/>
            <w:tabs>
              <w:tab w:val="right" w:leader="dot" w:pos="8948"/>
            </w:tabs>
            <w:rPr>
              <w:rFonts w:eastAsiaTheme="minorEastAsia"/>
              <w:noProof/>
              <w:lang w:eastAsia="de-DE"/>
            </w:rPr>
          </w:pPr>
          <w:hyperlink w:anchor="_Toc6153511" w:history="1">
            <w:r w:rsidR="00162B3A" w:rsidRPr="00ED32A8">
              <w:rPr>
                <w:rStyle w:val="Hyperlink"/>
                <w:noProof/>
              </w:rPr>
              <w:t>Abbildungsverzeichnis</w:t>
            </w:r>
            <w:r w:rsidR="00162B3A">
              <w:rPr>
                <w:noProof/>
                <w:webHidden/>
              </w:rPr>
              <w:tab/>
            </w:r>
            <w:r w:rsidR="00162B3A">
              <w:rPr>
                <w:noProof/>
                <w:webHidden/>
              </w:rPr>
              <w:fldChar w:fldCharType="begin"/>
            </w:r>
            <w:r w:rsidR="00162B3A">
              <w:rPr>
                <w:noProof/>
                <w:webHidden/>
              </w:rPr>
              <w:instrText xml:space="preserve"> PAGEREF _Toc6153511 \h </w:instrText>
            </w:r>
            <w:r w:rsidR="00162B3A">
              <w:rPr>
                <w:noProof/>
                <w:webHidden/>
              </w:rPr>
            </w:r>
            <w:r w:rsidR="00162B3A">
              <w:rPr>
                <w:noProof/>
                <w:webHidden/>
              </w:rPr>
              <w:fldChar w:fldCharType="separate"/>
            </w:r>
            <w:r w:rsidR="00162B3A">
              <w:rPr>
                <w:noProof/>
                <w:webHidden/>
              </w:rPr>
              <w:t>6</w:t>
            </w:r>
            <w:r w:rsidR="00162B3A">
              <w:rPr>
                <w:noProof/>
                <w:webHidden/>
              </w:rPr>
              <w:fldChar w:fldCharType="end"/>
            </w:r>
          </w:hyperlink>
        </w:p>
        <w:p w14:paraId="4810F887" w14:textId="4B6866B4" w:rsidR="00162B3A" w:rsidRDefault="0043313E">
          <w:pPr>
            <w:pStyle w:val="Verzeichnis1"/>
            <w:tabs>
              <w:tab w:val="right" w:leader="dot" w:pos="8948"/>
            </w:tabs>
            <w:rPr>
              <w:rFonts w:eastAsiaTheme="minorEastAsia"/>
              <w:noProof/>
              <w:lang w:eastAsia="de-DE"/>
            </w:rPr>
          </w:pPr>
          <w:hyperlink w:anchor="_Toc6153512" w:history="1">
            <w:r w:rsidR="00162B3A" w:rsidRPr="00ED32A8">
              <w:rPr>
                <w:rStyle w:val="Hyperlink"/>
                <w:noProof/>
              </w:rPr>
              <w:t>Tabellenverzeichnis</w:t>
            </w:r>
            <w:r w:rsidR="00162B3A">
              <w:rPr>
                <w:noProof/>
                <w:webHidden/>
              </w:rPr>
              <w:tab/>
            </w:r>
            <w:r w:rsidR="00162B3A">
              <w:rPr>
                <w:noProof/>
                <w:webHidden/>
              </w:rPr>
              <w:fldChar w:fldCharType="begin"/>
            </w:r>
            <w:r w:rsidR="00162B3A">
              <w:rPr>
                <w:noProof/>
                <w:webHidden/>
              </w:rPr>
              <w:instrText xml:space="preserve"> PAGEREF _Toc6153512 \h </w:instrText>
            </w:r>
            <w:r w:rsidR="00162B3A">
              <w:rPr>
                <w:noProof/>
                <w:webHidden/>
              </w:rPr>
            </w:r>
            <w:r w:rsidR="00162B3A">
              <w:rPr>
                <w:noProof/>
                <w:webHidden/>
              </w:rPr>
              <w:fldChar w:fldCharType="separate"/>
            </w:r>
            <w:r w:rsidR="00162B3A">
              <w:rPr>
                <w:noProof/>
                <w:webHidden/>
              </w:rPr>
              <w:t>6</w:t>
            </w:r>
            <w:r w:rsidR="00162B3A">
              <w:rPr>
                <w:noProof/>
                <w:webHidden/>
              </w:rPr>
              <w:fldChar w:fldCharType="end"/>
            </w:r>
          </w:hyperlink>
        </w:p>
        <w:p w14:paraId="4E1B2B4F" w14:textId="43018C97" w:rsidR="00162B3A" w:rsidRDefault="0043313E">
          <w:pPr>
            <w:pStyle w:val="Verzeichnis1"/>
            <w:tabs>
              <w:tab w:val="left" w:pos="440"/>
              <w:tab w:val="right" w:leader="dot" w:pos="8948"/>
            </w:tabs>
            <w:rPr>
              <w:rFonts w:eastAsiaTheme="minorEastAsia"/>
              <w:noProof/>
              <w:lang w:eastAsia="de-DE"/>
            </w:rPr>
          </w:pPr>
          <w:hyperlink w:anchor="_Toc6153513" w:history="1">
            <w:r w:rsidR="00162B3A" w:rsidRPr="00ED32A8">
              <w:rPr>
                <w:rStyle w:val="Hyperlink"/>
                <w:noProof/>
              </w:rPr>
              <w:t>1.</w:t>
            </w:r>
            <w:r w:rsidR="00162B3A">
              <w:rPr>
                <w:rFonts w:eastAsiaTheme="minorEastAsia"/>
                <w:noProof/>
                <w:lang w:eastAsia="de-DE"/>
              </w:rPr>
              <w:tab/>
            </w:r>
            <w:r w:rsidR="00162B3A" w:rsidRPr="00ED32A8">
              <w:rPr>
                <w:rStyle w:val="Hyperlink"/>
                <w:noProof/>
              </w:rPr>
              <w:t>Einführung</w:t>
            </w:r>
            <w:r w:rsidR="00162B3A">
              <w:rPr>
                <w:noProof/>
                <w:webHidden/>
              </w:rPr>
              <w:tab/>
            </w:r>
            <w:r w:rsidR="00162B3A">
              <w:rPr>
                <w:noProof/>
                <w:webHidden/>
              </w:rPr>
              <w:fldChar w:fldCharType="begin"/>
            </w:r>
            <w:r w:rsidR="00162B3A">
              <w:rPr>
                <w:noProof/>
                <w:webHidden/>
              </w:rPr>
              <w:instrText xml:space="preserve"> PAGEREF _Toc6153513 \h </w:instrText>
            </w:r>
            <w:r w:rsidR="00162B3A">
              <w:rPr>
                <w:noProof/>
                <w:webHidden/>
              </w:rPr>
            </w:r>
            <w:r w:rsidR="00162B3A">
              <w:rPr>
                <w:noProof/>
                <w:webHidden/>
              </w:rPr>
              <w:fldChar w:fldCharType="separate"/>
            </w:r>
            <w:r w:rsidR="00162B3A">
              <w:rPr>
                <w:noProof/>
                <w:webHidden/>
              </w:rPr>
              <w:t>7</w:t>
            </w:r>
            <w:r w:rsidR="00162B3A">
              <w:rPr>
                <w:noProof/>
                <w:webHidden/>
              </w:rPr>
              <w:fldChar w:fldCharType="end"/>
            </w:r>
          </w:hyperlink>
        </w:p>
        <w:p w14:paraId="03594E7E" w14:textId="20C400E8" w:rsidR="00162B3A" w:rsidRDefault="0043313E">
          <w:pPr>
            <w:pStyle w:val="Verzeichnis2"/>
            <w:tabs>
              <w:tab w:val="left" w:pos="880"/>
              <w:tab w:val="right" w:leader="dot" w:pos="8948"/>
            </w:tabs>
            <w:rPr>
              <w:rFonts w:eastAsiaTheme="minorEastAsia"/>
              <w:noProof/>
              <w:lang w:eastAsia="de-DE"/>
            </w:rPr>
          </w:pPr>
          <w:hyperlink w:anchor="_Toc6153514" w:history="1">
            <w:r w:rsidR="00162B3A" w:rsidRPr="00ED32A8">
              <w:rPr>
                <w:rStyle w:val="Hyperlink"/>
                <w:noProof/>
              </w:rPr>
              <w:t>1.1.</w:t>
            </w:r>
            <w:r w:rsidR="00162B3A">
              <w:rPr>
                <w:rFonts w:eastAsiaTheme="minorEastAsia"/>
                <w:noProof/>
                <w:lang w:eastAsia="de-DE"/>
              </w:rPr>
              <w:tab/>
            </w:r>
            <w:r w:rsidR="00162B3A" w:rsidRPr="00ED32A8">
              <w:rPr>
                <w:rStyle w:val="Hyperlink"/>
                <w:noProof/>
              </w:rPr>
              <w:t>Aufgabenstellung und Zielsetzung</w:t>
            </w:r>
            <w:r w:rsidR="00162B3A">
              <w:rPr>
                <w:noProof/>
                <w:webHidden/>
              </w:rPr>
              <w:tab/>
            </w:r>
            <w:r w:rsidR="00162B3A">
              <w:rPr>
                <w:noProof/>
                <w:webHidden/>
              </w:rPr>
              <w:fldChar w:fldCharType="begin"/>
            </w:r>
            <w:r w:rsidR="00162B3A">
              <w:rPr>
                <w:noProof/>
                <w:webHidden/>
              </w:rPr>
              <w:instrText xml:space="preserve"> PAGEREF _Toc6153514 \h </w:instrText>
            </w:r>
            <w:r w:rsidR="00162B3A">
              <w:rPr>
                <w:noProof/>
                <w:webHidden/>
              </w:rPr>
            </w:r>
            <w:r w:rsidR="00162B3A">
              <w:rPr>
                <w:noProof/>
                <w:webHidden/>
              </w:rPr>
              <w:fldChar w:fldCharType="separate"/>
            </w:r>
            <w:r w:rsidR="00162B3A">
              <w:rPr>
                <w:noProof/>
                <w:webHidden/>
              </w:rPr>
              <w:t>7</w:t>
            </w:r>
            <w:r w:rsidR="00162B3A">
              <w:rPr>
                <w:noProof/>
                <w:webHidden/>
              </w:rPr>
              <w:fldChar w:fldCharType="end"/>
            </w:r>
          </w:hyperlink>
        </w:p>
        <w:p w14:paraId="1424F49E" w14:textId="07723699" w:rsidR="00162B3A" w:rsidRDefault="0043313E">
          <w:pPr>
            <w:pStyle w:val="Verzeichnis2"/>
            <w:tabs>
              <w:tab w:val="left" w:pos="880"/>
              <w:tab w:val="right" w:leader="dot" w:pos="8948"/>
            </w:tabs>
            <w:rPr>
              <w:rFonts w:eastAsiaTheme="minorEastAsia"/>
              <w:noProof/>
              <w:lang w:eastAsia="de-DE"/>
            </w:rPr>
          </w:pPr>
          <w:hyperlink w:anchor="_Toc6153515" w:history="1">
            <w:r w:rsidR="00162B3A" w:rsidRPr="00ED32A8">
              <w:rPr>
                <w:rStyle w:val="Hyperlink"/>
                <w:noProof/>
              </w:rPr>
              <w:t>1.2.</w:t>
            </w:r>
            <w:r w:rsidR="00162B3A">
              <w:rPr>
                <w:rFonts w:eastAsiaTheme="minorEastAsia"/>
                <w:noProof/>
                <w:lang w:eastAsia="de-DE"/>
              </w:rPr>
              <w:tab/>
            </w:r>
            <w:r w:rsidR="00162B3A" w:rsidRPr="00ED32A8">
              <w:rPr>
                <w:rStyle w:val="Hyperlink"/>
                <w:noProof/>
              </w:rPr>
              <w:t>Vorgehensweise</w:t>
            </w:r>
            <w:r w:rsidR="00162B3A">
              <w:rPr>
                <w:noProof/>
                <w:webHidden/>
              </w:rPr>
              <w:tab/>
            </w:r>
            <w:r w:rsidR="00162B3A">
              <w:rPr>
                <w:noProof/>
                <w:webHidden/>
              </w:rPr>
              <w:fldChar w:fldCharType="begin"/>
            </w:r>
            <w:r w:rsidR="00162B3A">
              <w:rPr>
                <w:noProof/>
                <w:webHidden/>
              </w:rPr>
              <w:instrText xml:space="preserve"> PAGEREF _Toc6153515 \h </w:instrText>
            </w:r>
            <w:r w:rsidR="00162B3A">
              <w:rPr>
                <w:noProof/>
                <w:webHidden/>
              </w:rPr>
            </w:r>
            <w:r w:rsidR="00162B3A">
              <w:rPr>
                <w:noProof/>
                <w:webHidden/>
              </w:rPr>
              <w:fldChar w:fldCharType="separate"/>
            </w:r>
            <w:r w:rsidR="00162B3A">
              <w:rPr>
                <w:noProof/>
                <w:webHidden/>
              </w:rPr>
              <w:t>8</w:t>
            </w:r>
            <w:r w:rsidR="00162B3A">
              <w:rPr>
                <w:noProof/>
                <w:webHidden/>
              </w:rPr>
              <w:fldChar w:fldCharType="end"/>
            </w:r>
          </w:hyperlink>
        </w:p>
        <w:p w14:paraId="68C917C1" w14:textId="68A5040B" w:rsidR="00162B3A" w:rsidRDefault="0043313E">
          <w:pPr>
            <w:pStyle w:val="Verzeichnis1"/>
            <w:tabs>
              <w:tab w:val="left" w:pos="440"/>
              <w:tab w:val="right" w:leader="dot" w:pos="8948"/>
            </w:tabs>
            <w:rPr>
              <w:rFonts w:eastAsiaTheme="minorEastAsia"/>
              <w:noProof/>
              <w:lang w:eastAsia="de-DE"/>
            </w:rPr>
          </w:pPr>
          <w:hyperlink w:anchor="_Toc6153516" w:history="1">
            <w:r w:rsidR="00162B3A" w:rsidRPr="00ED32A8">
              <w:rPr>
                <w:rStyle w:val="Hyperlink"/>
                <w:noProof/>
              </w:rPr>
              <w:t>2.</w:t>
            </w:r>
            <w:r w:rsidR="00162B3A">
              <w:rPr>
                <w:rFonts w:eastAsiaTheme="minorEastAsia"/>
                <w:noProof/>
                <w:lang w:eastAsia="de-DE"/>
              </w:rPr>
              <w:tab/>
            </w:r>
            <w:r w:rsidR="00162B3A" w:rsidRPr="00ED32A8">
              <w:rPr>
                <w:rStyle w:val="Hyperlink"/>
                <w:noProof/>
              </w:rPr>
              <w:t>Grundlagen</w:t>
            </w:r>
            <w:r w:rsidR="00162B3A">
              <w:rPr>
                <w:noProof/>
                <w:webHidden/>
              </w:rPr>
              <w:tab/>
            </w:r>
            <w:r w:rsidR="00162B3A">
              <w:rPr>
                <w:noProof/>
                <w:webHidden/>
              </w:rPr>
              <w:fldChar w:fldCharType="begin"/>
            </w:r>
            <w:r w:rsidR="00162B3A">
              <w:rPr>
                <w:noProof/>
                <w:webHidden/>
              </w:rPr>
              <w:instrText xml:space="preserve"> PAGEREF _Toc6153516 \h </w:instrText>
            </w:r>
            <w:r w:rsidR="00162B3A">
              <w:rPr>
                <w:noProof/>
                <w:webHidden/>
              </w:rPr>
            </w:r>
            <w:r w:rsidR="00162B3A">
              <w:rPr>
                <w:noProof/>
                <w:webHidden/>
              </w:rPr>
              <w:fldChar w:fldCharType="separate"/>
            </w:r>
            <w:r w:rsidR="00162B3A">
              <w:rPr>
                <w:noProof/>
                <w:webHidden/>
              </w:rPr>
              <w:t>9</w:t>
            </w:r>
            <w:r w:rsidR="00162B3A">
              <w:rPr>
                <w:noProof/>
                <w:webHidden/>
              </w:rPr>
              <w:fldChar w:fldCharType="end"/>
            </w:r>
          </w:hyperlink>
        </w:p>
        <w:p w14:paraId="05A13676" w14:textId="5AD6845C" w:rsidR="00162B3A" w:rsidRDefault="0043313E">
          <w:pPr>
            <w:pStyle w:val="Verzeichnis2"/>
            <w:tabs>
              <w:tab w:val="left" w:pos="880"/>
              <w:tab w:val="right" w:leader="dot" w:pos="8948"/>
            </w:tabs>
            <w:rPr>
              <w:rFonts w:eastAsiaTheme="minorEastAsia"/>
              <w:noProof/>
              <w:lang w:eastAsia="de-DE"/>
            </w:rPr>
          </w:pPr>
          <w:hyperlink w:anchor="_Toc6153517" w:history="1">
            <w:r w:rsidR="00162B3A" w:rsidRPr="00ED32A8">
              <w:rPr>
                <w:rStyle w:val="Hyperlink"/>
                <w:noProof/>
              </w:rPr>
              <w:t>2.1.</w:t>
            </w:r>
            <w:r w:rsidR="00162B3A">
              <w:rPr>
                <w:rFonts w:eastAsiaTheme="minorEastAsia"/>
                <w:noProof/>
                <w:lang w:eastAsia="de-DE"/>
              </w:rPr>
              <w:tab/>
            </w:r>
            <w:r w:rsidR="00162B3A" w:rsidRPr="00ED32A8">
              <w:rPr>
                <w:rStyle w:val="Hyperlink"/>
                <w:noProof/>
              </w:rPr>
              <w:t>Theoretische Grundlagen</w:t>
            </w:r>
            <w:r w:rsidR="00162B3A">
              <w:rPr>
                <w:noProof/>
                <w:webHidden/>
              </w:rPr>
              <w:tab/>
            </w:r>
            <w:r w:rsidR="00162B3A">
              <w:rPr>
                <w:noProof/>
                <w:webHidden/>
              </w:rPr>
              <w:fldChar w:fldCharType="begin"/>
            </w:r>
            <w:r w:rsidR="00162B3A">
              <w:rPr>
                <w:noProof/>
                <w:webHidden/>
              </w:rPr>
              <w:instrText xml:space="preserve"> PAGEREF _Toc6153517 \h </w:instrText>
            </w:r>
            <w:r w:rsidR="00162B3A">
              <w:rPr>
                <w:noProof/>
                <w:webHidden/>
              </w:rPr>
            </w:r>
            <w:r w:rsidR="00162B3A">
              <w:rPr>
                <w:noProof/>
                <w:webHidden/>
              </w:rPr>
              <w:fldChar w:fldCharType="separate"/>
            </w:r>
            <w:r w:rsidR="00162B3A">
              <w:rPr>
                <w:noProof/>
                <w:webHidden/>
              </w:rPr>
              <w:t>9</w:t>
            </w:r>
            <w:r w:rsidR="00162B3A">
              <w:rPr>
                <w:noProof/>
                <w:webHidden/>
              </w:rPr>
              <w:fldChar w:fldCharType="end"/>
            </w:r>
          </w:hyperlink>
        </w:p>
        <w:p w14:paraId="14B2FD33" w14:textId="40018114" w:rsidR="00162B3A" w:rsidRDefault="0043313E">
          <w:pPr>
            <w:pStyle w:val="Verzeichnis3"/>
            <w:tabs>
              <w:tab w:val="left" w:pos="1320"/>
              <w:tab w:val="right" w:leader="dot" w:pos="8948"/>
            </w:tabs>
            <w:rPr>
              <w:rFonts w:eastAsiaTheme="minorEastAsia"/>
              <w:noProof/>
              <w:lang w:eastAsia="de-DE"/>
            </w:rPr>
          </w:pPr>
          <w:hyperlink w:anchor="_Toc6153518" w:history="1">
            <w:r w:rsidR="00162B3A" w:rsidRPr="00ED32A8">
              <w:rPr>
                <w:rStyle w:val="Hyperlink"/>
                <w:noProof/>
              </w:rPr>
              <w:t>2.1.1.</w:t>
            </w:r>
            <w:r w:rsidR="00162B3A">
              <w:rPr>
                <w:rFonts w:eastAsiaTheme="minorEastAsia"/>
                <w:noProof/>
                <w:lang w:eastAsia="de-DE"/>
              </w:rPr>
              <w:tab/>
            </w:r>
            <w:r w:rsidR="00162B3A" w:rsidRPr="00ED32A8">
              <w:rPr>
                <w:rStyle w:val="Hyperlink"/>
                <w:noProof/>
              </w:rPr>
              <w:t>Telepräsenz</w:t>
            </w:r>
            <w:r w:rsidR="00162B3A">
              <w:rPr>
                <w:noProof/>
                <w:webHidden/>
              </w:rPr>
              <w:tab/>
            </w:r>
            <w:r w:rsidR="00162B3A">
              <w:rPr>
                <w:noProof/>
                <w:webHidden/>
              </w:rPr>
              <w:fldChar w:fldCharType="begin"/>
            </w:r>
            <w:r w:rsidR="00162B3A">
              <w:rPr>
                <w:noProof/>
                <w:webHidden/>
              </w:rPr>
              <w:instrText xml:space="preserve"> PAGEREF _Toc6153518 \h </w:instrText>
            </w:r>
            <w:r w:rsidR="00162B3A">
              <w:rPr>
                <w:noProof/>
                <w:webHidden/>
              </w:rPr>
            </w:r>
            <w:r w:rsidR="00162B3A">
              <w:rPr>
                <w:noProof/>
                <w:webHidden/>
              </w:rPr>
              <w:fldChar w:fldCharType="separate"/>
            </w:r>
            <w:r w:rsidR="00162B3A">
              <w:rPr>
                <w:noProof/>
                <w:webHidden/>
              </w:rPr>
              <w:t>9</w:t>
            </w:r>
            <w:r w:rsidR="00162B3A">
              <w:rPr>
                <w:noProof/>
                <w:webHidden/>
              </w:rPr>
              <w:fldChar w:fldCharType="end"/>
            </w:r>
          </w:hyperlink>
        </w:p>
        <w:p w14:paraId="31A84713" w14:textId="4C4D2503" w:rsidR="00162B3A" w:rsidRDefault="0043313E">
          <w:pPr>
            <w:pStyle w:val="Verzeichnis3"/>
            <w:tabs>
              <w:tab w:val="left" w:pos="1320"/>
              <w:tab w:val="right" w:leader="dot" w:pos="8948"/>
            </w:tabs>
            <w:rPr>
              <w:rFonts w:eastAsiaTheme="minorEastAsia"/>
              <w:noProof/>
              <w:lang w:eastAsia="de-DE"/>
            </w:rPr>
          </w:pPr>
          <w:hyperlink w:anchor="_Toc6153519" w:history="1">
            <w:r w:rsidR="00162B3A" w:rsidRPr="00ED32A8">
              <w:rPr>
                <w:rStyle w:val="Hyperlink"/>
                <w:noProof/>
              </w:rPr>
              <w:t>2.1.2.</w:t>
            </w:r>
            <w:r w:rsidR="00162B3A">
              <w:rPr>
                <w:rFonts w:eastAsiaTheme="minorEastAsia"/>
                <w:noProof/>
                <w:lang w:eastAsia="de-DE"/>
              </w:rPr>
              <w:tab/>
            </w:r>
            <w:r w:rsidR="00162B3A" w:rsidRPr="00ED32A8">
              <w:rPr>
                <w:rStyle w:val="Hyperlink"/>
                <w:noProof/>
              </w:rPr>
              <w:t>Robotik/Kinematik</w:t>
            </w:r>
            <w:r w:rsidR="00162B3A">
              <w:rPr>
                <w:noProof/>
                <w:webHidden/>
              </w:rPr>
              <w:tab/>
            </w:r>
            <w:r w:rsidR="00162B3A">
              <w:rPr>
                <w:noProof/>
                <w:webHidden/>
              </w:rPr>
              <w:fldChar w:fldCharType="begin"/>
            </w:r>
            <w:r w:rsidR="00162B3A">
              <w:rPr>
                <w:noProof/>
                <w:webHidden/>
              </w:rPr>
              <w:instrText xml:space="preserve"> PAGEREF _Toc6153519 \h </w:instrText>
            </w:r>
            <w:r w:rsidR="00162B3A">
              <w:rPr>
                <w:noProof/>
                <w:webHidden/>
              </w:rPr>
            </w:r>
            <w:r w:rsidR="00162B3A">
              <w:rPr>
                <w:noProof/>
                <w:webHidden/>
              </w:rPr>
              <w:fldChar w:fldCharType="separate"/>
            </w:r>
            <w:r w:rsidR="00162B3A">
              <w:rPr>
                <w:noProof/>
                <w:webHidden/>
              </w:rPr>
              <w:t>12</w:t>
            </w:r>
            <w:r w:rsidR="00162B3A">
              <w:rPr>
                <w:noProof/>
                <w:webHidden/>
              </w:rPr>
              <w:fldChar w:fldCharType="end"/>
            </w:r>
          </w:hyperlink>
        </w:p>
        <w:p w14:paraId="1FBB6A90" w14:textId="20D5DBF2" w:rsidR="00162B3A" w:rsidRDefault="0043313E">
          <w:pPr>
            <w:pStyle w:val="Verzeichnis3"/>
            <w:tabs>
              <w:tab w:val="left" w:pos="1320"/>
              <w:tab w:val="right" w:leader="dot" w:pos="8948"/>
            </w:tabs>
            <w:rPr>
              <w:rFonts w:eastAsiaTheme="minorEastAsia"/>
              <w:noProof/>
              <w:lang w:eastAsia="de-DE"/>
            </w:rPr>
          </w:pPr>
          <w:hyperlink w:anchor="_Toc6153520" w:history="1">
            <w:r w:rsidR="00162B3A" w:rsidRPr="00ED32A8">
              <w:rPr>
                <w:rStyle w:val="Hyperlink"/>
                <w:noProof/>
              </w:rPr>
              <w:t>2.1.3.</w:t>
            </w:r>
            <w:r w:rsidR="00162B3A">
              <w:rPr>
                <w:rFonts w:eastAsiaTheme="minorEastAsia"/>
                <w:noProof/>
                <w:lang w:eastAsia="de-DE"/>
              </w:rPr>
              <w:tab/>
            </w:r>
            <w:r w:rsidR="00162B3A" w:rsidRPr="00ED32A8">
              <w:rPr>
                <w:rStyle w:val="Hyperlink"/>
                <w:noProof/>
              </w:rPr>
              <w:t>Virtual Reality</w:t>
            </w:r>
            <w:r w:rsidR="00162B3A">
              <w:rPr>
                <w:noProof/>
                <w:webHidden/>
              </w:rPr>
              <w:tab/>
            </w:r>
            <w:r w:rsidR="00162B3A">
              <w:rPr>
                <w:noProof/>
                <w:webHidden/>
              </w:rPr>
              <w:fldChar w:fldCharType="begin"/>
            </w:r>
            <w:r w:rsidR="00162B3A">
              <w:rPr>
                <w:noProof/>
                <w:webHidden/>
              </w:rPr>
              <w:instrText xml:space="preserve"> PAGEREF _Toc6153520 \h </w:instrText>
            </w:r>
            <w:r w:rsidR="00162B3A">
              <w:rPr>
                <w:noProof/>
                <w:webHidden/>
              </w:rPr>
            </w:r>
            <w:r w:rsidR="00162B3A">
              <w:rPr>
                <w:noProof/>
                <w:webHidden/>
              </w:rPr>
              <w:fldChar w:fldCharType="separate"/>
            </w:r>
            <w:r w:rsidR="00162B3A">
              <w:rPr>
                <w:noProof/>
                <w:webHidden/>
              </w:rPr>
              <w:t>13</w:t>
            </w:r>
            <w:r w:rsidR="00162B3A">
              <w:rPr>
                <w:noProof/>
                <w:webHidden/>
              </w:rPr>
              <w:fldChar w:fldCharType="end"/>
            </w:r>
          </w:hyperlink>
        </w:p>
        <w:p w14:paraId="73F3D4CD" w14:textId="31030D92" w:rsidR="00162B3A" w:rsidRDefault="0043313E">
          <w:pPr>
            <w:pStyle w:val="Verzeichnis2"/>
            <w:tabs>
              <w:tab w:val="left" w:pos="880"/>
              <w:tab w:val="right" w:leader="dot" w:pos="8948"/>
            </w:tabs>
            <w:rPr>
              <w:rFonts w:eastAsiaTheme="minorEastAsia"/>
              <w:noProof/>
              <w:lang w:eastAsia="de-DE"/>
            </w:rPr>
          </w:pPr>
          <w:hyperlink w:anchor="_Toc6153521" w:history="1">
            <w:r w:rsidR="00162B3A" w:rsidRPr="00ED32A8">
              <w:rPr>
                <w:rStyle w:val="Hyperlink"/>
                <w:noProof/>
              </w:rPr>
              <w:t>2.2.</w:t>
            </w:r>
            <w:r w:rsidR="00162B3A">
              <w:rPr>
                <w:rFonts w:eastAsiaTheme="minorEastAsia"/>
                <w:noProof/>
                <w:lang w:eastAsia="de-DE"/>
              </w:rPr>
              <w:tab/>
            </w:r>
            <w:r w:rsidR="00162B3A" w:rsidRPr="00ED32A8">
              <w:rPr>
                <w:rStyle w:val="Hyperlink"/>
                <w:noProof/>
              </w:rPr>
              <w:t>Technische Grundlagen</w:t>
            </w:r>
            <w:r w:rsidR="00162B3A">
              <w:rPr>
                <w:noProof/>
                <w:webHidden/>
              </w:rPr>
              <w:tab/>
            </w:r>
            <w:r w:rsidR="00162B3A">
              <w:rPr>
                <w:noProof/>
                <w:webHidden/>
              </w:rPr>
              <w:fldChar w:fldCharType="begin"/>
            </w:r>
            <w:r w:rsidR="00162B3A">
              <w:rPr>
                <w:noProof/>
                <w:webHidden/>
              </w:rPr>
              <w:instrText xml:space="preserve"> PAGEREF _Toc6153521 \h </w:instrText>
            </w:r>
            <w:r w:rsidR="00162B3A">
              <w:rPr>
                <w:noProof/>
                <w:webHidden/>
              </w:rPr>
            </w:r>
            <w:r w:rsidR="00162B3A">
              <w:rPr>
                <w:noProof/>
                <w:webHidden/>
              </w:rPr>
              <w:fldChar w:fldCharType="separate"/>
            </w:r>
            <w:r w:rsidR="00162B3A">
              <w:rPr>
                <w:noProof/>
                <w:webHidden/>
              </w:rPr>
              <w:t>15</w:t>
            </w:r>
            <w:r w:rsidR="00162B3A">
              <w:rPr>
                <w:noProof/>
                <w:webHidden/>
              </w:rPr>
              <w:fldChar w:fldCharType="end"/>
            </w:r>
          </w:hyperlink>
        </w:p>
        <w:p w14:paraId="6C37A90B" w14:textId="0BE99809" w:rsidR="00162B3A" w:rsidRDefault="0043313E">
          <w:pPr>
            <w:pStyle w:val="Verzeichnis3"/>
            <w:tabs>
              <w:tab w:val="left" w:pos="1320"/>
              <w:tab w:val="right" w:leader="dot" w:pos="8948"/>
            </w:tabs>
            <w:rPr>
              <w:rFonts w:eastAsiaTheme="minorEastAsia"/>
              <w:noProof/>
              <w:lang w:eastAsia="de-DE"/>
            </w:rPr>
          </w:pPr>
          <w:hyperlink w:anchor="_Toc6153522" w:history="1">
            <w:r w:rsidR="00162B3A" w:rsidRPr="00ED32A8">
              <w:rPr>
                <w:rStyle w:val="Hyperlink"/>
                <w:noProof/>
              </w:rPr>
              <w:t>2.2.1.</w:t>
            </w:r>
            <w:r w:rsidR="00162B3A">
              <w:rPr>
                <w:rFonts w:eastAsiaTheme="minorEastAsia"/>
                <w:noProof/>
                <w:lang w:eastAsia="de-DE"/>
              </w:rPr>
              <w:tab/>
            </w:r>
            <w:r w:rsidR="00162B3A" w:rsidRPr="00ED32A8">
              <w:rPr>
                <w:rStyle w:val="Hyperlink"/>
                <w:noProof/>
              </w:rPr>
              <w:t>NAO-Roboter</w:t>
            </w:r>
            <w:r w:rsidR="00162B3A">
              <w:rPr>
                <w:noProof/>
                <w:webHidden/>
              </w:rPr>
              <w:tab/>
            </w:r>
            <w:r w:rsidR="00162B3A">
              <w:rPr>
                <w:noProof/>
                <w:webHidden/>
              </w:rPr>
              <w:fldChar w:fldCharType="begin"/>
            </w:r>
            <w:r w:rsidR="00162B3A">
              <w:rPr>
                <w:noProof/>
                <w:webHidden/>
              </w:rPr>
              <w:instrText xml:space="preserve"> PAGEREF _Toc6153522 \h </w:instrText>
            </w:r>
            <w:r w:rsidR="00162B3A">
              <w:rPr>
                <w:noProof/>
                <w:webHidden/>
              </w:rPr>
            </w:r>
            <w:r w:rsidR="00162B3A">
              <w:rPr>
                <w:noProof/>
                <w:webHidden/>
              </w:rPr>
              <w:fldChar w:fldCharType="separate"/>
            </w:r>
            <w:r w:rsidR="00162B3A">
              <w:rPr>
                <w:noProof/>
                <w:webHidden/>
              </w:rPr>
              <w:t>15</w:t>
            </w:r>
            <w:r w:rsidR="00162B3A">
              <w:rPr>
                <w:noProof/>
                <w:webHidden/>
              </w:rPr>
              <w:fldChar w:fldCharType="end"/>
            </w:r>
          </w:hyperlink>
        </w:p>
        <w:p w14:paraId="2E5CEC7B" w14:textId="1DD26D44" w:rsidR="00162B3A" w:rsidRDefault="0043313E">
          <w:pPr>
            <w:pStyle w:val="Verzeichnis3"/>
            <w:tabs>
              <w:tab w:val="left" w:pos="1320"/>
              <w:tab w:val="right" w:leader="dot" w:pos="8948"/>
            </w:tabs>
            <w:rPr>
              <w:rFonts w:eastAsiaTheme="minorEastAsia"/>
              <w:noProof/>
              <w:lang w:eastAsia="de-DE"/>
            </w:rPr>
          </w:pPr>
          <w:hyperlink w:anchor="_Toc6153523" w:history="1">
            <w:r w:rsidR="00162B3A" w:rsidRPr="00ED32A8">
              <w:rPr>
                <w:rStyle w:val="Hyperlink"/>
                <w:noProof/>
              </w:rPr>
              <w:t>2.2.2.</w:t>
            </w:r>
            <w:r w:rsidR="00162B3A">
              <w:rPr>
                <w:rFonts w:eastAsiaTheme="minorEastAsia"/>
                <w:noProof/>
                <w:lang w:eastAsia="de-DE"/>
              </w:rPr>
              <w:tab/>
            </w:r>
            <w:r w:rsidR="00162B3A" w:rsidRPr="00ED32A8">
              <w:rPr>
                <w:rStyle w:val="Hyperlink"/>
                <w:noProof/>
              </w:rPr>
              <w:t>Choreographe Suite</w:t>
            </w:r>
            <w:r w:rsidR="00162B3A">
              <w:rPr>
                <w:noProof/>
                <w:webHidden/>
              </w:rPr>
              <w:tab/>
            </w:r>
            <w:r w:rsidR="00162B3A">
              <w:rPr>
                <w:noProof/>
                <w:webHidden/>
              </w:rPr>
              <w:fldChar w:fldCharType="begin"/>
            </w:r>
            <w:r w:rsidR="00162B3A">
              <w:rPr>
                <w:noProof/>
                <w:webHidden/>
              </w:rPr>
              <w:instrText xml:space="preserve"> PAGEREF _Toc6153523 \h </w:instrText>
            </w:r>
            <w:r w:rsidR="00162B3A">
              <w:rPr>
                <w:noProof/>
                <w:webHidden/>
              </w:rPr>
            </w:r>
            <w:r w:rsidR="00162B3A">
              <w:rPr>
                <w:noProof/>
                <w:webHidden/>
              </w:rPr>
              <w:fldChar w:fldCharType="separate"/>
            </w:r>
            <w:r w:rsidR="00162B3A">
              <w:rPr>
                <w:noProof/>
                <w:webHidden/>
              </w:rPr>
              <w:t>17</w:t>
            </w:r>
            <w:r w:rsidR="00162B3A">
              <w:rPr>
                <w:noProof/>
                <w:webHidden/>
              </w:rPr>
              <w:fldChar w:fldCharType="end"/>
            </w:r>
          </w:hyperlink>
        </w:p>
        <w:p w14:paraId="3DE8EA4C" w14:textId="114F3C5E" w:rsidR="00162B3A" w:rsidRDefault="0043313E">
          <w:pPr>
            <w:pStyle w:val="Verzeichnis3"/>
            <w:tabs>
              <w:tab w:val="left" w:pos="1320"/>
              <w:tab w:val="right" w:leader="dot" w:pos="8948"/>
            </w:tabs>
            <w:rPr>
              <w:rFonts w:eastAsiaTheme="minorEastAsia"/>
              <w:noProof/>
              <w:lang w:eastAsia="de-DE"/>
            </w:rPr>
          </w:pPr>
          <w:hyperlink w:anchor="_Toc6153524" w:history="1">
            <w:r w:rsidR="00162B3A" w:rsidRPr="00ED32A8">
              <w:rPr>
                <w:rStyle w:val="Hyperlink"/>
                <w:noProof/>
              </w:rPr>
              <w:t>2.2.3.</w:t>
            </w:r>
            <w:r w:rsidR="00162B3A">
              <w:rPr>
                <w:rFonts w:eastAsiaTheme="minorEastAsia"/>
                <w:noProof/>
                <w:lang w:eastAsia="de-DE"/>
              </w:rPr>
              <w:tab/>
            </w:r>
            <w:r w:rsidR="00162B3A" w:rsidRPr="00ED32A8">
              <w:rPr>
                <w:rStyle w:val="Hyperlink"/>
                <w:noProof/>
              </w:rPr>
              <w:t>HTC Vive Pro</w:t>
            </w:r>
            <w:r w:rsidR="00162B3A">
              <w:rPr>
                <w:noProof/>
                <w:webHidden/>
              </w:rPr>
              <w:tab/>
            </w:r>
            <w:r w:rsidR="00162B3A">
              <w:rPr>
                <w:noProof/>
                <w:webHidden/>
              </w:rPr>
              <w:fldChar w:fldCharType="begin"/>
            </w:r>
            <w:r w:rsidR="00162B3A">
              <w:rPr>
                <w:noProof/>
                <w:webHidden/>
              </w:rPr>
              <w:instrText xml:space="preserve"> PAGEREF _Toc6153524 \h </w:instrText>
            </w:r>
            <w:r w:rsidR="00162B3A">
              <w:rPr>
                <w:noProof/>
                <w:webHidden/>
              </w:rPr>
            </w:r>
            <w:r w:rsidR="00162B3A">
              <w:rPr>
                <w:noProof/>
                <w:webHidden/>
              </w:rPr>
              <w:fldChar w:fldCharType="separate"/>
            </w:r>
            <w:r w:rsidR="00162B3A">
              <w:rPr>
                <w:noProof/>
                <w:webHidden/>
              </w:rPr>
              <w:t>19</w:t>
            </w:r>
            <w:r w:rsidR="00162B3A">
              <w:rPr>
                <w:noProof/>
                <w:webHidden/>
              </w:rPr>
              <w:fldChar w:fldCharType="end"/>
            </w:r>
          </w:hyperlink>
        </w:p>
        <w:p w14:paraId="2B71479E" w14:textId="3FC39146" w:rsidR="00162B3A" w:rsidRDefault="0043313E">
          <w:pPr>
            <w:pStyle w:val="Verzeichnis3"/>
            <w:tabs>
              <w:tab w:val="left" w:pos="1320"/>
              <w:tab w:val="right" w:leader="dot" w:pos="8948"/>
            </w:tabs>
            <w:rPr>
              <w:rFonts w:eastAsiaTheme="minorEastAsia"/>
              <w:noProof/>
              <w:lang w:eastAsia="de-DE"/>
            </w:rPr>
          </w:pPr>
          <w:hyperlink w:anchor="_Toc6153525" w:history="1">
            <w:r w:rsidR="00162B3A" w:rsidRPr="00ED32A8">
              <w:rPr>
                <w:rStyle w:val="Hyperlink"/>
                <w:noProof/>
              </w:rPr>
              <w:t>2.2.4.</w:t>
            </w:r>
            <w:r w:rsidR="00162B3A">
              <w:rPr>
                <w:rFonts w:eastAsiaTheme="minorEastAsia"/>
                <w:noProof/>
                <w:lang w:eastAsia="de-DE"/>
              </w:rPr>
              <w:tab/>
            </w:r>
            <w:r w:rsidR="00162B3A" w:rsidRPr="00ED32A8">
              <w:rPr>
                <w:rStyle w:val="Hyperlink"/>
                <w:noProof/>
              </w:rPr>
              <w:t>Unity</w:t>
            </w:r>
            <w:r w:rsidR="00162B3A">
              <w:rPr>
                <w:noProof/>
                <w:webHidden/>
              </w:rPr>
              <w:tab/>
            </w:r>
            <w:r w:rsidR="00162B3A">
              <w:rPr>
                <w:noProof/>
                <w:webHidden/>
              </w:rPr>
              <w:fldChar w:fldCharType="begin"/>
            </w:r>
            <w:r w:rsidR="00162B3A">
              <w:rPr>
                <w:noProof/>
                <w:webHidden/>
              </w:rPr>
              <w:instrText xml:space="preserve"> PAGEREF _Toc6153525 \h </w:instrText>
            </w:r>
            <w:r w:rsidR="00162B3A">
              <w:rPr>
                <w:noProof/>
                <w:webHidden/>
              </w:rPr>
            </w:r>
            <w:r w:rsidR="00162B3A">
              <w:rPr>
                <w:noProof/>
                <w:webHidden/>
              </w:rPr>
              <w:fldChar w:fldCharType="separate"/>
            </w:r>
            <w:r w:rsidR="00162B3A">
              <w:rPr>
                <w:noProof/>
                <w:webHidden/>
              </w:rPr>
              <w:t>20</w:t>
            </w:r>
            <w:r w:rsidR="00162B3A">
              <w:rPr>
                <w:noProof/>
                <w:webHidden/>
              </w:rPr>
              <w:fldChar w:fldCharType="end"/>
            </w:r>
          </w:hyperlink>
        </w:p>
        <w:p w14:paraId="33D5425B" w14:textId="621BC79A" w:rsidR="00162B3A" w:rsidRDefault="0043313E">
          <w:pPr>
            <w:pStyle w:val="Verzeichnis3"/>
            <w:tabs>
              <w:tab w:val="left" w:pos="1540"/>
              <w:tab w:val="right" w:leader="dot" w:pos="8948"/>
            </w:tabs>
            <w:rPr>
              <w:rFonts w:eastAsiaTheme="minorEastAsia"/>
              <w:noProof/>
              <w:lang w:eastAsia="de-DE"/>
            </w:rPr>
          </w:pPr>
          <w:hyperlink w:anchor="_Toc6153526" w:history="1">
            <w:r w:rsidR="00162B3A" w:rsidRPr="00ED32A8">
              <w:rPr>
                <w:rStyle w:val="Hyperlink"/>
                <w:noProof/>
              </w:rPr>
              <w:t>2.2.4.1.</w:t>
            </w:r>
            <w:r w:rsidR="00162B3A">
              <w:rPr>
                <w:rFonts w:eastAsiaTheme="minorEastAsia"/>
                <w:noProof/>
                <w:lang w:eastAsia="de-DE"/>
              </w:rPr>
              <w:tab/>
            </w:r>
            <w:r w:rsidR="00162B3A" w:rsidRPr="00ED32A8">
              <w:rPr>
                <w:rStyle w:val="Hyperlink"/>
                <w:noProof/>
              </w:rPr>
              <w:t>Struktur der Benutzeroberfläche</w:t>
            </w:r>
            <w:r w:rsidR="00162B3A">
              <w:rPr>
                <w:noProof/>
                <w:webHidden/>
              </w:rPr>
              <w:tab/>
            </w:r>
            <w:r w:rsidR="00162B3A">
              <w:rPr>
                <w:noProof/>
                <w:webHidden/>
              </w:rPr>
              <w:fldChar w:fldCharType="begin"/>
            </w:r>
            <w:r w:rsidR="00162B3A">
              <w:rPr>
                <w:noProof/>
                <w:webHidden/>
              </w:rPr>
              <w:instrText xml:space="preserve"> PAGEREF _Toc6153526 \h </w:instrText>
            </w:r>
            <w:r w:rsidR="00162B3A">
              <w:rPr>
                <w:noProof/>
                <w:webHidden/>
              </w:rPr>
            </w:r>
            <w:r w:rsidR="00162B3A">
              <w:rPr>
                <w:noProof/>
                <w:webHidden/>
              </w:rPr>
              <w:fldChar w:fldCharType="separate"/>
            </w:r>
            <w:r w:rsidR="00162B3A">
              <w:rPr>
                <w:noProof/>
                <w:webHidden/>
              </w:rPr>
              <w:t>20</w:t>
            </w:r>
            <w:r w:rsidR="00162B3A">
              <w:rPr>
                <w:noProof/>
                <w:webHidden/>
              </w:rPr>
              <w:fldChar w:fldCharType="end"/>
            </w:r>
          </w:hyperlink>
        </w:p>
        <w:p w14:paraId="175F5B40" w14:textId="3A262991" w:rsidR="00162B3A" w:rsidRDefault="0043313E">
          <w:pPr>
            <w:pStyle w:val="Verzeichnis3"/>
            <w:tabs>
              <w:tab w:val="left" w:pos="1540"/>
              <w:tab w:val="right" w:leader="dot" w:pos="8948"/>
            </w:tabs>
            <w:rPr>
              <w:rFonts w:eastAsiaTheme="minorEastAsia"/>
              <w:noProof/>
              <w:lang w:eastAsia="de-DE"/>
            </w:rPr>
          </w:pPr>
          <w:hyperlink w:anchor="_Toc6153527" w:history="1">
            <w:r w:rsidR="00162B3A" w:rsidRPr="00ED32A8">
              <w:rPr>
                <w:rStyle w:val="Hyperlink"/>
                <w:noProof/>
              </w:rPr>
              <w:t>2.2.4.2.</w:t>
            </w:r>
            <w:r w:rsidR="00162B3A">
              <w:rPr>
                <w:rFonts w:eastAsiaTheme="minorEastAsia"/>
                <w:noProof/>
                <w:lang w:eastAsia="de-DE"/>
              </w:rPr>
              <w:tab/>
            </w:r>
            <w:r w:rsidR="00162B3A" w:rsidRPr="00ED32A8">
              <w:rPr>
                <w:rStyle w:val="Hyperlink"/>
                <w:noProof/>
              </w:rPr>
              <w:t>Grundlegende Building-Blöcke</w:t>
            </w:r>
            <w:r w:rsidR="00162B3A">
              <w:rPr>
                <w:noProof/>
                <w:webHidden/>
              </w:rPr>
              <w:tab/>
            </w:r>
            <w:r w:rsidR="00162B3A">
              <w:rPr>
                <w:noProof/>
                <w:webHidden/>
              </w:rPr>
              <w:fldChar w:fldCharType="begin"/>
            </w:r>
            <w:r w:rsidR="00162B3A">
              <w:rPr>
                <w:noProof/>
                <w:webHidden/>
              </w:rPr>
              <w:instrText xml:space="preserve"> PAGEREF _Toc6153527 \h </w:instrText>
            </w:r>
            <w:r w:rsidR="00162B3A">
              <w:rPr>
                <w:noProof/>
                <w:webHidden/>
              </w:rPr>
            </w:r>
            <w:r w:rsidR="00162B3A">
              <w:rPr>
                <w:noProof/>
                <w:webHidden/>
              </w:rPr>
              <w:fldChar w:fldCharType="separate"/>
            </w:r>
            <w:r w:rsidR="00162B3A">
              <w:rPr>
                <w:noProof/>
                <w:webHidden/>
              </w:rPr>
              <w:t>22</w:t>
            </w:r>
            <w:r w:rsidR="00162B3A">
              <w:rPr>
                <w:noProof/>
                <w:webHidden/>
              </w:rPr>
              <w:fldChar w:fldCharType="end"/>
            </w:r>
          </w:hyperlink>
        </w:p>
        <w:p w14:paraId="403C76F3" w14:textId="0FDB0A18" w:rsidR="00162B3A" w:rsidRDefault="0043313E">
          <w:pPr>
            <w:pStyle w:val="Verzeichnis3"/>
            <w:tabs>
              <w:tab w:val="left" w:pos="1540"/>
              <w:tab w:val="right" w:leader="dot" w:pos="8948"/>
            </w:tabs>
            <w:rPr>
              <w:rFonts w:eastAsiaTheme="minorEastAsia"/>
              <w:noProof/>
              <w:lang w:eastAsia="de-DE"/>
            </w:rPr>
          </w:pPr>
          <w:hyperlink w:anchor="_Toc6153528" w:history="1">
            <w:r w:rsidR="00162B3A" w:rsidRPr="00ED32A8">
              <w:rPr>
                <w:rStyle w:val="Hyperlink"/>
                <w:noProof/>
              </w:rPr>
              <w:t>2.2.4.3.</w:t>
            </w:r>
            <w:r w:rsidR="00162B3A">
              <w:rPr>
                <w:rFonts w:eastAsiaTheme="minorEastAsia"/>
                <w:noProof/>
                <w:lang w:eastAsia="de-DE"/>
              </w:rPr>
              <w:tab/>
            </w:r>
            <w:r w:rsidR="00162B3A" w:rsidRPr="00ED32A8">
              <w:rPr>
                <w:rStyle w:val="Hyperlink"/>
                <w:noProof/>
              </w:rPr>
              <w:t>SteamVR-Plugin</w:t>
            </w:r>
            <w:r w:rsidR="00162B3A">
              <w:rPr>
                <w:noProof/>
                <w:webHidden/>
              </w:rPr>
              <w:tab/>
            </w:r>
            <w:r w:rsidR="00162B3A">
              <w:rPr>
                <w:noProof/>
                <w:webHidden/>
              </w:rPr>
              <w:fldChar w:fldCharType="begin"/>
            </w:r>
            <w:r w:rsidR="00162B3A">
              <w:rPr>
                <w:noProof/>
                <w:webHidden/>
              </w:rPr>
              <w:instrText xml:space="preserve"> PAGEREF _Toc6153528 \h </w:instrText>
            </w:r>
            <w:r w:rsidR="00162B3A">
              <w:rPr>
                <w:noProof/>
                <w:webHidden/>
              </w:rPr>
            </w:r>
            <w:r w:rsidR="00162B3A">
              <w:rPr>
                <w:noProof/>
                <w:webHidden/>
              </w:rPr>
              <w:fldChar w:fldCharType="separate"/>
            </w:r>
            <w:r w:rsidR="00162B3A">
              <w:rPr>
                <w:noProof/>
                <w:webHidden/>
              </w:rPr>
              <w:t>23</w:t>
            </w:r>
            <w:r w:rsidR="00162B3A">
              <w:rPr>
                <w:noProof/>
                <w:webHidden/>
              </w:rPr>
              <w:fldChar w:fldCharType="end"/>
            </w:r>
          </w:hyperlink>
        </w:p>
        <w:p w14:paraId="6AAC13CE" w14:textId="461CB042" w:rsidR="00162B3A" w:rsidRDefault="0043313E">
          <w:pPr>
            <w:pStyle w:val="Verzeichnis3"/>
            <w:tabs>
              <w:tab w:val="left" w:pos="1320"/>
              <w:tab w:val="right" w:leader="dot" w:pos="8948"/>
            </w:tabs>
            <w:rPr>
              <w:rFonts w:eastAsiaTheme="minorEastAsia"/>
              <w:noProof/>
              <w:lang w:eastAsia="de-DE"/>
            </w:rPr>
          </w:pPr>
          <w:hyperlink w:anchor="_Toc6153529" w:history="1">
            <w:r w:rsidR="00162B3A" w:rsidRPr="00ED32A8">
              <w:rPr>
                <w:rStyle w:val="Hyperlink"/>
                <w:noProof/>
              </w:rPr>
              <w:t>2.2.5.</w:t>
            </w:r>
            <w:r w:rsidR="00162B3A">
              <w:rPr>
                <w:rFonts w:eastAsiaTheme="minorEastAsia"/>
                <w:noProof/>
                <w:lang w:eastAsia="de-DE"/>
              </w:rPr>
              <w:tab/>
            </w:r>
            <w:r w:rsidR="00162B3A" w:rsidRPr="00ED32A8">
              <w:rPr>
                <w:rStyle w:val="Hyperlink"/>
                <w:noProof/>
              </w:rPr>
              <w:t>Maya</w:t>
            </w:r>
            <w:r w:rsidR="00162B3A">
              <w:rPr>
                <w:noProof/>
                <w:webHidden/>
              </w:rPr>
              <w:tab/>
            </w:r>
            <w:r w:rsidR="00162B3A">
              <w:rPr>
                <w:noProof/>
                <w:webHidden/>
              </w:rPr>
              <w:fldChar w:fldCharType="begin"/>
            </w:r>
            <w:r w:rsidR="00162B3A">
              <w:rPr>
                <w:noProof/>
                <w:webHidden/>
              </w:rPr>
              <w:instrText xml:space="preserve"> PAGEREF _Toc6153529 \h </w:instrText>
            </w:r>
            <w:r w:rsidR="00162B3A">
              <w:rPr>
                <w:noProof/>
                <w:webHidden/>
              </w:rPr>
            </w:r>
            <w:r w:rsidR="00162B3A">
              <w:rPr>
                <w:noProof/>
                <w:webHidden/>
              </w:rPr>
              <w:fldChar w:fldCharType="separate"/>
            </w:r>
            <w:r w:rsidR="00162B3A">
              <w:rPr>
                <w:noProof/>
                <w:webHidden/>
              </w:rPr>
              <w:t>24</w:t>
            </w:r>
            <w:r w:rsidR="00162B3A">
              <w:rPr>
                <w:noProof/>
                <w:webHidden/>
              </w:rPr>
              <w:fldChar w:fldCharType="end"/>
            </w:r>
          </w:hyperlink>
        </w:p>
        <w:p w14:paraId="6680A345" w14:textId="069E2D2C" w:rsidR="00162B3A" w:rsidRDefault="0043313E">
          <w:pPr>
            <w:pStyle w:val="Verzeichnis1"/>
            <w:tabs>
              <w:tab w:val="left" w:pos="440"/>
              <w:tab w:val="right" w:leader="dot" w:pos="8948"/>
            </w:tabs>
            <w:rPr>
              <w:rFonts w:eastAsiaTheme="minorEastAsia"/>
              <w:noProof/>
              <w:lang w:eastAsia="de-DE"/>
            </w:rPr>
          </w:pPr>
          <w:hyperlink w:anchor="_Toc6153530" w:history="1">
            <w:r w:rsidR="00162B3A" w:rsidRPr="00ED32A8">
              <w:rPr>
                <w:rStyle w:val="Hyperlink"/>
                <w:noProof/>
              </w:rPr>
              <w:t>3.</w:t>
            </w:r>
            <w:r w:rsidR="00162B3A">
              <w:rPr>
                <w:rFonts w:eastAsiaTheme="minorEastAsia"/>
                <w:noProof/>
                <w:lang w:eastAsia="de-DE"/>
              </w:rPr>
              <w:tab/>
            </w:r>
            <w:r w:rsidR="00162B3A" w:rsidRPr="00ED32A8">
              <w:rPr>
                <w:rStyle w:val="Hyperlink"/>
                <w:noProof/>
              </w:rPr>
              <w:t>Entwurf Kurze Einleitung? Sonst 3 Überschriften nacheinander</w:t>
            </w:r>
            <w:r w:rsidR="00162B3A">
              <w:rPr>
                <w:noProof/>
                <w:webHidden/>
              </w:rPr>
              <w:tab/>
            </w:r>
            <w:r w:rsidR="00162B3A">
              <w:rPr>
                <w:noProof/>
                <w:webHidden/>
              </w:rPr>
              <w:fldChar w:fldCharType="begin"/>
            </w:r>
            <w:r w:rsidR="00162B3A">
              <w:rPr>
                <w:noProof/>
                <w:webHidden/>
              </w:rPr>
              <w:instrText xml:space="preserve"> PAGEREF _Toc6153530 \h </w:instrText>
            </w:r>
            <w:r w:rsidR="00162B3A">
              <w:rPr>
                <w:noProof/>
                <w:webHidden/>
              </w:rPr>
            </w:r>
            <w:r w:rsidR="00162B3A">
              <w:rPr>
                <w:noProof/>
                <w:webHidden/>
              </w:rPr>
              <w:fldChar w:fldCharType="separate"/>
            </w:r>
            <w:r w:rsidR="00162B3A">
              <w:rPr>
                <w:noProof/>
                <w:webHidden/>
              </w:rPr>
              <w:t>26</w:t>
            </w:r>
            <w:r w:rsidR="00162B3A">
              <w:rPr>
                <w:noProof/>
                <w:webHidden/>
              </w:rPr>
              <w:fldChar w:fldCharType="end"/>
            </w:r>
          </w:hyperlink>
        </w:p>
        <w:p w14:paraId="70047B4F" w14:textId="477335D2" w:rsidR="00162B3A" w:rsidRDefault="0043313E">
          <w:pPr>
            <w:pStyle w:val="Verzeichnis2"/>
            <w:tabs>
              <w:tab w:val="left" w:pos="880"/>
              <w:tab w:val="right" w:leader="dot" w:pos="8948"/>
            </w:tabs>
            <w:rPr>
              <w:rFonts w:eastAsiaTheme="minorEastAsia"/>
              <w:noProof/>
              <w:lang w:eastAsia="de-DE"/>
            </w:rPr>
          </w:pPr>
          <w:hyperlink w:anchor="_Toc6153531" w:history="1">
            <w:r w:rsidR="00162B3A" w:rsidRPr="00ED32A8">
              <w:rPr>
                <w:rStyle w:val="Hyperlink"/>
                <w:noProof/>
              </w:rPr>
              <w:t>3.1.</w:t>
            </w:r>
            <w:r w:rsidR="00162B3A">
              <w:rPr>
                <w:rFonts w:eastAsiaTheme="minorEastAsia"/>
                <w:noProof/>
                <w:lang w:eastAsia="de-DE"/>
              </w:rPr>
              <w:tab/>
            </w:r>
            <w:r w:rsidR="00162B3A" w:rsidRPr="00ED32A8">
              <w:rPr>
                <w:rStyle w:val="Hyperlink"/>
                <w:noProof/>
              </w:rPr>
              <w:t>Theoretische Vorgehensweise</w:t>
            </w:r>
            <w:r w:rsidR="00162B3A">
              <w:rPr>
                <w:noProof/>
                <w:webHidden/>
              </w:rPr>
              <w:tab/>
            </w:r>
            <w:r w:rsidR="00162B3A">
              <w:rPr>
                <w:noProof/>
                <w:webHidden/>
              </w:rPr>
              <w:fldChar w:fldCharType="begin"/>
            </w:r>
            <w:r w:rsidR="00162B3A">
              <w:rPr>
                <w:noProof/>
                <w:webHidden/>
              </w:rPr>
              <w:instrText xml:space="preserve"> PAGEREF _Toc6153531 \h </w:instrText>
            </w:r>
            <w:r w:rsidR="00162B3A">
              <w:rPr>
                <w:noProof/>
                <w:webHidden/>
              </w:rPr>
            </w:r>
            <w:r w:rsidR="00162B3A">
              <w:rPr>
                <w:noProof/>
                <w:webHidden/>
              </w:rPr>
              <w:fldChar w:fldCharType="separate"/>
            </w:r>
            <w:r w:rsidR="00162B3A">
              <w:rPr>
                <w:noProof/>
                <w:webHidden/>
              </w:rPr>
              <w:t>26</w:t>
            </w:r>
            <w:r w:rsidR="00162B3A">
              <w:rPr>
                <w:noProof/>
                <w:webHidden/>
              </w:rPr>
              <w:fldChar w:fldCharType="end"/>
            </w:r>
          </w:hyperlink>
        </w:p>
        <w:p w14:paraId="76FB7F74" w14:textId="5D81F434" w:rsidR="00162B3A" w:rsidRDefault="0043313E">
          <w:pPr>
            <w:pStyle w:val="Verzeichnis3"/>
            <w:tabs>
              <w:tab w:val="left" w:pos="1320"/>
              <w:tab w:val="right" w:leader="dot" w:pos="8948"/>
            </w:tabs>
            <w:rPr>
              <w:rFonts w:eastAsiaTheme="minorEastAsia"/>
              <w:noProof/>
              <w:lang w:eastAsia="de-DE"/>
            </w:rPr>
          </w:pPr>
          <w:hyperlink w:anchor="_Toc6153532" w:history="1">
            <w:r w:rsidR="00162B3A" w:rsidRPr="00ED32A8">
              <w:rPr>
                <w:rStyle w:val="Hyperlink"/>
                <w:noProof/>
              </w:rPr>
              <w:t>3.1.1.</w:t>
            </w:r>
            <w:r w:rsidR="00162B3A">
              <w:rPr>
                <w:rFonts w:eastAsiaTheme="minorEastAsia"/>
                <w:noProof/>
                <w:lang w:eastAsia="de-DE"/>
              </w:rPr>
              <w:tab/>
            </w:r>
            <w:r w:rsidR="00162B3A" w:rsidRPr="00ED32A8">
              <w:rPr>
                <w:rStyle w:val="Hyperlink"/>
                <w:noProof/>
              </w:rPr>
              <w:t>Anforderungsanalyse</w:t>
            </w:r>
            <w:r w:rsidR="00162B3A">
              <w:rPr>
                <w:noProof/>
                <w:webHidden/>
              </w:rPr>
              <w:tab/>
            </w:r>
            <w:r w:rsidR="00162B3A">
              <w:rPr>
                <w:noProof/>
                <w:webHidden/>
              </w:rPr>
              <w:fldChar w:fldCharType="begin"/>
            </w:r>
            <w:r w:rsidR="00162B3A">
              <w:rPr>
                <w:noProof/>
                <w:webHidden/>
              </w:rPr>
              <w:instrText xml:space="preserve"> PAGEREF _Toc6153532 \h </w:instrText>
            </w:r>
            <w:r w:rsidR="00162B3A">
              <w:rPr>
                <w:noProof/>
                <w:webHidden/>
              </w:rPr>
            </w:r>
            <w:r w:rsidR="00162B3A">
              <w:rPr>
                <w:noProof/>
                <w:webHidden/>
              </w:rPr>
              <w:fldChar w:fldCharType="separate"/>
            </w:r>
            <w:r w:rsidR="00162B3A">
              <w:rPr>
                <w:noProof/>
                <w:webHidden/>
              </w:rPr>
              <w:t>26</w:t>
            </w:r>
            <w:r w:rsidR="00162B3A">
              <w:rPr>
                <w:noProof/>
                <w:webHidden/>
              </w:rPr>
              <w:fldChar w:fldCharType="end"/>
            </w:r>
          </w:hyperlink>
        </w:p>
        <w:p w14:paraId="29558BCA" w14:textId="4286C910" w:rsidR="00162B3A" w:rsidRDefault="0043313E">
          <w:pPr>
            <w:pStyle w:val="Verzeichnis3"/>
            <w:tabs>
              <w:tab w:val="left" w:pos="1320"/>
              <w:tab w:val="right" w:leader="dot" w:pos="8948"/>
            </w:tabs>
            <w:rPr>
              <w:rFonts w:eastAsiaTheme="minorEastAsia"/>
              <w:noProof/>
              <w:lang w:eastAsia="de-DE"/>
            </w:rPr>
          </w:pPr>
          <w:hyperlink w:anchor="_Toc6153533" w:history="1">
            <w:r w:rsidR="00162B3A" w:rsidRPr="00ED32A8">
              <w:rPr>
                <w:rStyle w:val="Hyperlink"/>
                <w:noProof/>
              </w:rPr>
              <w:t>3.1.2.</w:t>
            </w:r>
            <w:r w:rsidR="00162B3A">
              <w:rPr>
                <w:rFonts w:eastAsiaTheme="minorEastAsia"/>
                <w:noProof/>
                <w:lang w:eastAsia="de-DE"/>
              </w:rPr>
              <w:tab/>
            </w:r>
            <w:r w:rsidR="00162B3A" w:rsidRPr="00ED32A8">
              <w:rPr>
                <w:rStyle w:val="Hyperlink"/>
                <w:noProof/>
              </w:rPr>
              <w:t>Geplantes Vorgehen</w:t>
            </w:r>
            <w:r w:rsidR="00162B3A">
              <w:rPr>
                <w:noProof/>
                <w:webHidden/>
              </w:rPr>
              <w:tab/>
            </w:r>
            <w:r w:rsidR="00162B3A">
              <w:rPr>
                <w:noProof/>
                <w:webHidden/>
              </w:rPr>
              <w:fldChar w:fldCharType="begin"/>
            </w:r>
            <w:r w:rsidR="00162B3A">
              <w:rPr>
                <w:noProof/>
                <w:webHidden/>
              </w:rPr>
              <w:instrText xml:space="preserve"> PAGEREF _Toc6153533 \h </w:instrText>
            </w:r>
            <w:r w:rsidR="00162B3A">
              <w:rPr>
                <w:noProof/>
                <w:webHidden/>
              </w:rPr>
            </w:r>
            <w:r w:rsidR="00162B3A">
              <w:rPr>
                <w:noProof/>
                <w:webHidden/>
              </w:rPr>
              <w:fldChar w:fldCharType="separate"/>
            </w:r>
            <w:r w:rsidR="00162B3A">
              <w:rPr>
                <w:noProof/>
                <w:webHidden/>
              </w:rPr>
              <w:t>27</w:t>
            </w:r>
            <w:r w:rsidR="00162B3A">
              <w:rPr>
                <w:noProof/>
                <w:webHidden/>
              </w:rPr>
              <w:fldChar w:fldCharType="end"/>
            </w:r>
          </w:hyperlink>
        </w:p>
        <w:p w14:paraId="51E08798" w14:textId="674505EE" w:rsidR="00162B3A" w:rsidRDefault="0043313E">
          <w:pPr>
            <w:pStyle w:val="Verzeichnis2"/>
            <w:tabs>
              <w:tab w:val="left" w:pos="880"/>
              <w:tab w:val="right" w:leader="dot" w:pos="8948"/>
            </w:tabs>
            <w:rPr>
              <w:rFonts w:eastAsiaTheme="minorEastAsia"/>
              <w:noProof/>
              <w:lang w:eastAsia="de-DE"/>
            </w:rPr>
          </w:pPr>
          <w:hyperlink w:anchor="_Toc6153534" w:history="1">
            <w:r w:rsidR="00162B3A" w:rsidRPr="00ED32A8">
              <w:rPr>
                <w:rStyle w:val="Hyperlink"/>
                <w:noProof/>
              </w:rPr>
              <w:t>3.2.</w:t>
            </w:r>
            <w:r w:rsidR="00162B3A">
              <w:rPr>
                <w:rFonts w:eastAsiaTheme="minorEastAsia"/>
                <w:noProof/>
                <w:lang w:eastAsia="de-DE"/>
              </w:rPr>
              <w:tab/>
            </w:r>
            <w:r w:rsidR="00162B3A" w:rsidRPr="00ED32A8">
              <w:rPr>
                <w:rStyle w:val="Hyperlink"/>
                <w:noProof/>
              </w:rPr>
              <w:t>Konzeption</w:t>
            </w:r>
            <w:r w:rsidR="00162B3A">
              <w:rPr>
                <w:noProof/>
                <w:webHidden/>
              </w:rPr>
              <w:tab/>
            </w:r>
            <w:r w:rsidR="00162B3A">
              <w:rPr>
                <w:noProof/>
                <w:webHidden/>
              </w:rPr>
              <w:fldChar w:fldCharType="begin"/>
            </w:r>
            <w:r w:rsidR="00162B3A">
              <w:rPr>
                <w:noProof/>
                <w:webHidden/>
              </w:rPr>
              <w:instrText xml:space="preserve"> PAGEREF _Toc6153534 \h </w:instrText>
            </w:r>
            <w:r w:rsidR="00162B3A">
              <w:rPr>
                <w:noProof/>
                <w:webHidden/>
              </w:rPr>
            </w:r>
            <w:r w:rsidR="00162B3A">
              <w:rPr>
                <w:noProof/>
                <w:webHidden/>
              </w:rPr>
              <w:fldChar w:fldCharType="separate"/>
            </w:r>
            <w:r w:rsidR="00162B3A">
              <w:rPr>
                <w:noProof/>
                <w:webHidden/>
              </w:rPr>
              <w:t>28</w:t>
            </w:r>
            <w:r w:rsidR="00162B3A">
              <w:rPr>
                <w:noProof/>
                <w:webHidden/>
              </w:rPr>
              <w:fldChar w:fldCharType="end"/>
            </w:r>
          </w:hyperlink>
        </w:p>
        <w:p w14:paraId="2DBEA970" w14:textId="414B7CAA" w:rsidR="00162B3A" w:rsidRDefault="0043313E">
          <w:pPr>
            <w:pStyle w:val="Verzeichnis3"/>
            <w:tabs>
              <w:tab w:val="left" w:pos="1320"/>
              <w:tab w:val="right" w:leader="dot" w:pos="8948"/>
            </w:tabs>
            <w:rPr>
              <w:rFonts w:eastAsiaTheme="minorEastAsia"/>
              <w:noProof/>
              <w:lang w:eastAsia="de-DE"/>
            </w:rPr>
          </w:pPr>
          <w:hyperlink w:anchor="_Toc6153535" w:history="1">
            <w:r w:rsidR="00162B3A" w:rsidRPr="00ED32A8">
              <w:rPr>
                <w:rStyle w:val="Hyperlink"/>
                <w:noProof/>
              </w:rPr>
              <w:t>3.2.1.</w:t>
            </w:r>
            <w:r w:rsidR="00162B3A">
              <w:rPr>
                <w:rFonts w:eastAsiaTheme="minorEastAsia"/>
                <w:noProof/>
                <w:lang w:eastAsia="de-DE"/>
              </w:rPr>
              <w:tab/>
            </w:r>
            <w:r w:rsidR="00162B3A" w:rsidRPr="00ED32A8">
              <w:rPr>
                <w:rStyle w:val="Hyperlink"/>
                <w:noProof/>
              </w:rPr>
              <w:t>Aufbau der Anwendung</w:t>
            </w:r>
            <w:r w:rsidR="00162B3A">
              <w:rPr>
                <w:noProof/>
                <w:webHidden/>
              </w:rPr>
              <w:tab/>
            </w:r>
            <w:r w:rsidR="00162B3A">
              <w:rPr>
                <w:noProof/>
                <w:webHidden/>
              </w:rPr>
              <w:fldChar w:fldCharType="begin"/>
            </w:r>
            <w:r w:rsidR="00162B3A">
              <w:rPr>
                <w:noProof/>
                <w:webHidden/>
              </w:rPr>
              <w:instrText xml:space="preserve"> PAGEREF _Toc6153535 \h </w:instrText>
            </w:r>
            <w:r w:rsidR="00162B3A">
              <w:rPr>
                <w:noProof/>
                <w:webHidden/>
              </w:rPr>
            </w:r>
            <w:r w:rsidR="00162B3A">
              <w:rPr>
                <w:noProof/>
                <w:webHidden/>
              </w:rPr>
              <w:fldChar w:fldCharType="separate"/>
            </w:r>
            <w:r w:rsidR="00162B3A">
              <w:rPr>
                <w:noProof/>
                <w:webHidden/>
              </w:rPr>
              <w:t>28</w:t>
            </w:r>
            <w:r w:rsidR="00162B3A">
              <w:rPr>
                <w:noProof/>
                <w:webHidden/>
              </w:rPr>
              <w:fldChar w:fldCharType="end"/>
            </w:r>
          </w:hyperlink>
        </w:p>
        <w:p w14:paraId="0676F1A7" w14:textId="1174B049" w:rsidR="00162B3A" w:rsidRDefault="0043313E">
          <w:pPr>
            <w:pStyle w:val="Verzeichnis3"/>
            <w:tabs>
              <w:tab w:val="left" w:pos="1320"/>
              <w:tab w:val="right" w:leader="dot" w:pos="8948"/>
            </w:tabs>
            <w:rPr>
              <w:rFonts w:eastAsiaTheme="minorEastAsia"/>
              <w:noProof/>
              <w:lang w:eastAsia="de-DE"/>
            </w:rPr>
          </w:pPr>
          <w:hyperlink w:anchor="_Toc6153536" w:history="1">
            <w:r w:rsidR="00162B3A" w:rsidRPr="00ED32A8">
              <w:rPr>
                <w:rStyle w:val="Hyperlink"/>
                <w:noProof/>
              </w:rPr>
              <w:t>3.2.2.</w:t>
            </w:r>
            <w:r w:rsidR="00162B3A">
              <w:rPr>
                <w:rFonts w:eastAsiaTheme="minorEastAsia"/>
                <w:noProof/>
                <w:lang w:eastAsia="de-DE"/>
              </w:rPr>
              <w:tab/>
            </w:r>
            <w:r w:rsidR="00162B3A" w:rsidRPr="00ED32A8">
              <w:rPr>
                <w:rStyle w:val="Hyperlink"/>
                <w:noProof/>
              </w:rPr>
              <w:t>Entwurf der virtuellen Umgebung</w:t>
            </w:r>
            <w:r w:rsidR="00162B3A">
              <w:rPr>
                <w:noProof/>
                <w:webHidden/>
              </w:rPr>
              <w:tab/>
            </w:r>
            <w:r w:rsidR="00162B3A">
              <w:rPr>
                <w:noProof/>
                <w:webHidden/>
              </w:rPr>
              <w:fldChar w:fldCharType="begin"/>
            </w:r>
            <w:r w:rsidR="00162B3A">
              <w:rPr>
                <w:noProof/>
                <w:webHidden/>
              </w:rPr>
              <w:instrText xml:space="preserve"> PAGEREF _Toc6153536 \h </w:instrText>
            </w:r>
            <w:r w:rsidR="00162B3A">
              <w:rPr>
                <w:noProof/>
                <w:webHidden/>
              </w:rPr>
            </w:r>
            <w:r w:rsidR="00162B3A">
              <w:rPr>
                <w:noProof/>
                <w:webHidden/>
              </w:rPr>
              <w:fldChar w:fldCharType="separate"/>
            </w:r>
            <w:r w:rsidR="00162B3A">
              <w:rPr>
                <w:noProof/>
                <w:webHidden/>
              </w:rPr>
              <w:t>30</w:t>
            </w:r>
            <w:r w:rsidR="00162B3A">
              <w:rPr>
                <w:noProof/>
                <w:webHidden/>
              </w:rPr>
              <w:fldChar w:fldCharType="end"/>
            </w:r>
          </w:hyperlink>
        </w:p>
        <w:p w14:paraId="1C213D7B" w14:textId="6B4B6522" w:rsidR="00162B3A" w:rsidRDefault="0043313E">
          <w:pPr>
            <w:pStyle w:val="Verzeichnis1"/>
            <w:tabs>
              <w:tab w:val="left" w:pos="440"/>
              <w:tab w:val="right" w:leader="dot" w:pos="8948"/>
            </w:tabs>
            <w:rPr>
              <w:rFonts w:eastAsiaTheme="minorEastAsia"/>
              <w:noProof/>
              <w:lang w:eastAsia="de-DE"/>
            </w:rPr>
          </w:pPr>
          <w:hyperlink w:anchor="_Toc6153537" w:history="1">
            <w:r w:rsidR="00162B3A" w:rsidRPr="00ED32A8">
              <w:rPr>
                <w:rStyle w:val="Hyperlink"/>
                <w:noProof/>
              </w:rPr>
              <w:t>4.</w:t>
            </w:r>
            <w:r w:rsidR="00162B3A">
              <w:rPr>
                <w:rFonts w:eastAsiaTheme="minorEastAsia"/>
                <w:noProof/>
                <w:lang w:eastAsia="de-DE"/>
              </w:rPr>
              <w:tab/>
            </w:r>
            <w:r w:rsidR="00162B3A" w:rsidRPr="00ED32A8">
              <w:rPr>
                <w:rStyle w:val="Hyperlink"/>
                <w:noProof/>
              </w:rPr>
              <w:t>Implementierung</w:t>
            </w:r>
            <w:r w:rsidR="00162B3A">
              <w:rPr>
                <w:noProof/>
                <w:webHidden/>
              </w:rPr>
              <w:tab/>
            </w:r>
            <w:r w:rsidR="00162B3A">
              <w:rPr>
                <w:noProof/>
                <w:webHidden/>
              </w:rPr>
              <w:fldChar w:fldCharType="begin"/>
            </w:r>
            <w:r w:rsidR="00162B3A">
              <w:rPr>
                <w:noProof/>
                <w:webHidden/>
              </w:rPr>
              <w:instrText xml:space="preserve"> PAGEREF _Toc6153537 \h </w:instrText>
            </w:r>
            <w:r w:rsidR="00162B3A">
              <w:rPr>
                <w:noProof/>
                <w:webHidden/>
              </w:rPr>
            </w:r>
            <w:r w:rsidR="00162B3A">
              <w:rPr>
                <w:noProof/>
                <w:webHidden/>
              </w:rPr>
              <w:fldChar w:fldCharType="separate"/>
            </w:r>
            <w:r w:rsidR="00162B3A">
              <w:rPr>
                <w:noProof/>
                <w:webHidden/>
              </w:rPr>
              <w:t>33</w:t>
            </w:r>
            <w:r w:rsidR="00162B3A">
              <w:rPr>
                <w:noProof/>
                <w:webHidden/>
              </w:rPr>
              <w:fldChar w:fldCharType="end"/>
            </w:r>
          </w:hyperlink>
        </w:p>
        <w:p w14:paraId="424058CC" w14:textId="7E4F7278" w:rsidR="00162B3A" w:rsidRDefault="0043313E">
          <w:pPr>
            <w:pStyle w:val="Verzeichnis2"/>
            <w:tabs>
              <w:tab w:val="left" w:pos="880"/>
              <w:tab w:val="right" w:leader="dot" w:pos="8948"/>
            </w:tabs>
            <w:rPr>
              <w:rFonts w:eastAsiaTheme="minorEastAsia"/>
              <w:noProof/>
              <w:lang w:eastAsia="de-DE"/>
            </w:rPr>
          </w:pPr>
          <w:hyperlink w:anchor="_Toc6153538" w:history="1">
            <w:r w:rsidR="00162B3A" w:rsidRPr="00ED32A8">
              <w:rPr>
                <w:rStyle w:val="Hyperlink"/>
                <w:noProof/>
              </w:rPr>
              <w:t>4.1.</w:t>
            </w:r>
            <w:r w:rsidR="00162B3A">
              <w:rPr>
                <w:rFonts w:eastAsiaTheme="minorEastAsia"/>
                <w:noProof/>
                <w:lang w:eastAsia="de-DE"/>
              </w:rPr>
              <w:tab/>
            </w:r>
            <w:r w:rsidR="00162B3A" w:rsidRPr="00ED32A8">
              <w:rPr>
                <w:rStyle w:val="Hyperlink"/>
                <w:noProof/>
              </w:rPr>
              <w:t>Erstellung der virtuellen Umgebung</w:t>
            </w:r>
            <w:r w:rsidR="00162B3A">
              <w:rPr>
                <w:noProof/>
                <w:webHidden/>
              </w:rPr>
              <w:tab/>
            </w:r>
            <w:r w:rsidR="00162B3A">
              <w:rPr>
                <w:noProof/>
                <w:webHidden/>
              </w:rPr>
              <w:fldChar w:fldCharType="begin"/>
            </w:r>
            <w:r w:rsidR="00162B3A">
              <w:rPr>
                <w:noProof/>
                <w:webHidden/>
              </w:rPr>
              <w:instrText xml:space="preserve"> PAGEREF _Toc6153538 \h </w:instrText>
            </w:r>
            <w:r w:rsidR="00162B3A">
              <w:rPr>
                <w:noProof/>
                <w:webHidden/>
              </w:rPr>
            </w:r>
            <w:r w:rsidR="00162B3A">
              <w:rPr>
                <w:noProof/>
                <w:webHidden/>
              </w:rPr>
              <w:fldChar w:fldCharType="separate"/>
            </w:r>
            <w:r w:rsidR="00162B3A">
              <w:rPr>
                <w:noProof/>
                <w:webHidden/>
              </w:rPr>
              <w:t>33</w:t>
            </w:r>
            <w:r w:rsidR="00162B3A">
              <w:rPr>
                <w:noProof/>
                <w:webHidden/>
              </w:rPr>
              <w:fldChar w:fldCharType="end"/>
            </w:r>
          </w:hyperlink>
        </w:p>
        <w:p w14:paraId="399B5E08" w14:textId="670BA591" w:rsidR="00162B3A" w:rsidRDefault="0043313E">
          <w:pPr>
            <w:pStyle w:val="Verzeichnis3"/>
            <w:tabs>
              <w:tab w:val="left" w:pos="1320"/>
              <w:tab w:val="right" w:leader="dot" w:pos="8948"/>
            </w:tabs>
            <w:rPr>
              <w:rFonts w:eastAsiaTheme="minorEastAsia"/>
              <w:noProof/>
              <w:lang w:eastAsia="de-DE"/>
            </w:rPr>
          </w:pPr>
          <w:hyperlink w:anchor="_Toc6153539" w:history="1">
            <w:r w:rsidR="00162B3A" w:rsidRPr="00ED32A8">
              <w:rPr>
                <w:rStyle w:val="Hyperlink"/>
                <w:noProof/>
              </w:rPr>
              <w:t>4.1.1.</w:t>
            </w:r>
            <w:r w:rsidR="00162B3A">
              <w:rPr>
                <w:rFonts w:eastAsiaTheme="minorEastAsia"/>
                <w:noProof/>
                <w:lang w:eastAsia="de-DE"/>
              </w:rPr>
              <w:tab/>
            </w:r>
            <w:r w:rsidR="00162B3A" w:rsidRPr="00ED32A8">
              <w:rPr>
                <w:rStyle w:val="Hyperlink"/>
                <w:noProof/>
              </w:rPr>
              <w:t>Design der 3D-Objekte</w:t>
            </w:r>
            <w:r w:rsidR="00162B3A">
              <w:rPr>
                <w:noProof/>
                <w:webHidden/>
              </w:rPr>
              <w:tab/>
            </w:r>
            <w:r w:rsidR="00162B3A">
              <w:rPr>
                <w:noProof/>
                <w:webHidden/>
              </w:rPr>
              <w:fldChar w:fldCharType="begin"/>
            </w:r>
            <w:r w:rsidR="00162B3A">
              <w:rPr>
                <w:noProof/>
                <w:webHidden/>
              </w:rPr>
              <w:instrText xml:space="preserve"> PAGEREF _Toc6153539 \h </w:instrText>
            </w:r>
            <w:r w:rsidR="00162B3A">
              <w:rPr>
                <w:noProof/>
                <w:webHidden/>
              </w:rPr>
            </w:r>
            <w:r w:rsidR="00162B3A">
              <w:rPr>
                <w:noProof/>
                <w:webHidden/>
              </w:rPr>
              <w:fldChar w:fldCharType="separate"/>
            </w:r>
            <w:r w:rsidR="00162B3A">
              <w:rPr>
                <w:noProof/>
                <w:webHidden/>
              </w:rPr>
              <w:t>33</w:t>
            </w:r>
            <w:r w:rsidR="00162B3A">
              <w:rPr>
                <w:noProof/>
                <w:webHidden/>
              </w:rPr>
              <w:fldChar w:fldCharType="end"/>
            </w:r>
          </w:hyperlink>
        </w:p>
        <w:p w14:paraId="18731D2B" w14:textId="3971899C" w:rsidR="00162B3A" w:rsidRDefault="0043313E">
          <w:pPr>
            <w:pStyle w:val="Verzeichnis3"/>
            <w:tabs>
              <w:tab w:val="left" w:pos="1320"/>
              <w:tab w:val="right" w:leader="dot" w:pos="8948"/>
            </w:tabs>
            <w:rPr>
              <w:rFonts w:eastAsiaTheme="minorEastAsia"/>
              <w:noProof/>
              <w:lang w:eastAsia="de-DE"/>
            </w:rPr>
          </w:pPr>
          <w:hyperlink w:anchor="_Toc6153540" w:history="1">
            <w:r w:rsidR="00162B3A" w:rsidRPr="00ED32A8">
              <w:rPr>
                <w:rStyle w:val="Hyperlink"/>
                <w:noProof/>
              </w:rPr>
              <w:t>4.1.2.</w:t>
            </w:r>
            <w:r w:rsidR="00162B3A">
              <w:rPr>
                <w:rFonts w:eastAsiaTheme="minorEastAsia"/>
                <w:noProof/>
                <w:lang w:eastAsia="de-DE"/>
              </w:rPr>
              <w:tab/>
            </w:r>
            <w:r w:rsidR="00162B3A" w:rsidRPr="00ED32A8">
              <w:rPr>
                <w:rStyle w:val="Hyperlink"/>
                <w:noProof/>
              </w:rPr>
              <w:t>Aufbau der virtuellen Umgebung</w:t>
            </w:r>
            <w:r w:rsidR="00162B3A">
              <w:rPr>
                <w:noProof/>
                <w:webHidden/>
              </w:rPr>
              <w:tab/>
            </w:r>
            <w:r w:rsidR="00162B3A">
              <w:rPr>
                <w:noProof/>
                <w:webHidden/>
              </w:rPr>
              <w:fldChar w:fldCharType="begin"/>
            </w:r>
            <w:r w:rsidR="00162B3A">
              <w:rPr>
                <w:noProof/>
                <w:webHidden/>
              </w:rPr>
              <w:instrText xml:space="preserve"> PAGEREF _Toc6153540 \h </w:instrText>
            </w:r>
            <w:r w:rsidR="00162B3A">
              <w:rPr>
                <w:noProof/>
                <w:webHidden/>
              </w:rPr>
            </w:r>
            <w:r w:rsidR="00162B3A">
              <w:rPr>
                <w:noProof/>
                <w:webHidden/>
              </w:rPr>
              <w:fldChar w:fldCharType="separate"/>
            </w:r>
            <w:r w:rsidR="00162B3A">
              <w:rPr>
                <w:noProof/>
                <w:webHidden/>
              </w:rPr>
              <w:t>36</w:t>
            </w:r>
            <w:r w:rsidR="00162B3A">
              <w:rPr>
                <w:noProof/>
                <w:webHidden/>
              </w:rPr>
              <w:fldChar w:fldCharType="end"/>
            </w:r>
          </w:hyperlink>
        </w:p>
        <w:p w14:paraId="1332C04F" w14:textId="27689A94" w:rsidR="00162B3A" w:rsidRDefault="0043313E">
          <w:pPr>
            <w:pStyle w:val="Verzeichnis3"/>
            <w:tabs>
              <w:tab w:val="left" w:pos="1540"/>
              <w:tab w:val="right" w:leader="dot" w:pos="8948"/>
            </w:tabs>
            <w:rPr>
              <w:rFonts w:eastAsiaTheme="minorEastAsia"/>
              <w:noProof/>
              <w:lang w:eastAsia="de-DE"/>
            </w:rPr>
          </w:pPr>
          <w:hyperlink w:anchor="_Toc6153541" w:history="1">
            <w:r w:rsidR="00162B3A" w:rsidRPr="00ED32A8">
              <w:rPr>
                <w:rStyle w:val="Hyperlink"/>
                <w:noProof/>
              </w:rPr>
              <w:t>4.1.2.1.</w:t>
            </w:r>
            <w:r w:rsidR="00162B3A">
              <w:rPr>
                <w:rFonts w:eastAsiaTheme="minorEastAsia"/>
                <w:noProof/>
                <w:lang w:eastAsia="de-DE"/>
              </w:rPr>
              <w:tab/>
            </w:r>
            <w:r w:rsidR="00162B3A" w:rsidRPr="00ED32A8">
              <w:rPr>
                <w:rStyle w:val="Hyperlink"/>
                <w:noProof/>
              </w:rPr>
              <w:t>Aufbau der erstellten Szenen</w:t>
            </w:r>
            <w:r w:rsidR="00162B3A">
              <w:rPr>
                <w:noProof/>
                <w:webHidden/>
              </w:rPr>
              <w:tab/>
            </w:r>
            <w:r w:rsidR="00162B3A">
              <w:rPr>
                <w:noProof/>
                <w:webHidden/>
              </w:rPr>
              <w:fldChar w:fldCharType="begin"/>
            </w:r>
            <w:r w:rsidR="00162B3A">
              <w:rPr>
                <w:noProof/>
                <w:webHidden/>
              </w:rPr>
              <w:instrText xml:space="preserve"> PAGEREF _Toc6153541 \h </w:instrText>
            </w:r>
            <w:r w:rsidR="00162B3A">
              <w:rPr>
                <w:noProof/>
                <w:webHidden/>
              </w:rPr>
            </w:r>
            <w:r w:rsidR="00162B3A">
              <w:rPr>
                <w:noProof/>
                <w:webHidden/>
              </w:rPr>
              <w:fldChar w:fldCharType="separate"/>
            </w:r>
            <w:r w:rsidR="00162B3A">
              <w:rPr>
                <w:noProof/>
                <w:webHidden/>
              </w:rPr>
              <w:t>36</w:t>
            </w:r>
            <w:r w:rsidR="00162B3A">
              <w:rPr>
                <w:noProof/>
                <w:webHidden/>
              </w:rPr>
              <w:fldChar w:fldCharType="end"/>
            </w:r>
          </w:hyperlink>
        </w:p>
        <w:p w14:paraId="1D084755" w14:textId="43DF21E3" w:rsidR="00162B3A" w:rsidRDefault="0043313E">
          <w:pPr>
            <w:pStyle w:val="Verzeichnis3"/>
            <w:tabs>
              <w:tab w:val="left" w:pos="1540"/>
              <w:tab w:val="right" w:leader="dot" w:pos="8948"/>
            </w:tabs>
            <w:rPr>
              <w:rFonts w:eastAsiaTheme="minorEastAsia"/>
              <w:noProof/>
              <w:lang w:eastAsia="de-DE"/>
            </w:rPr>
          </w:pPr>
          <w:hyperlink w:anchor="_Toc6153542" w:history="1">
            <w:r w:rsidR="00162B3A" w:rsidRPr="00ED32A8">
              <w:rPr>
                <w:rStyle w:val="Hyperlink"/>
                <w:noProof/>
              </w:rPr>
              <w:t>4.1.2.2.</w:t>
            </w:r>
            <w:r w:rsidR="00162B3A">
              <w:rPr>
                <w:rFonts w:eastAsiaTheme="minorEastAsia"/>
                <w:noProof/>
                <w:lang w:eastAsia="de-DE"/>
              </w:rPr>
              <w:tab/>
            </w:r>
            <w:r w:rsidR="00162B3A" w:rsidRPr="00ED32A8">
              <w:rPr>
                <w:rStyle w:val="Hyperlink"/>
                <w:noProof/>
              </w:rPr>
              <w:t>Ordnerstruktur</w:t>
            </w:r>
            <w:r w:rsidR="00162B3A">
              <w:rPr>
                <w:noProof/>
                <w:webHidden/>
              </w:rPr>
              <w:tab/>
            </w:r>
            <w:r w:rsidR="00162B3A">
              <w:rPr>
                <w:noProof/>
                <w:webHidden/>
              </w:rPr>
              <w:fldChar w:fldCharType="begin"/>
            </w:r>
            <w:r w:rsidR="00162B3A">
              <w:rPr>
                <w:noProof/>
                <w:webHidden/>
              </w:rPr>
              <w:instrText xml:space="preserve"> PAGEREF _Toc6153542 \h </w:instrText>
            </w:r>
            <w:r w:rsidR="00162B3A">
              <w:rPr>
                <w:noProof/>
                <w:webHidden/>
              </w:rPr>
            </w:r>
            <w:r w:rsidR="00162B3A">
              <w:rPr>
                <w:noProof/>
                <w:webHidden/>
              </w:rPr>
              <w:fldChar w:fldCharType="separate"/>
            </w:r>
            <w:r w:rsidR="00162B3A">
              <w:rPr>
                <w:noProof/>
                <w:webHidden/>
              </w:rPr>
              <w:t>40</w:t>
            </w:r>
            <w:r w:rsidR="00162B3A">
              <w:rPr>
                <w:noProof/>
                <w:webHidden/>
              </w:rPr>
              <w:fldChar w:fldCharType="end"/>
            </w:r>
          </w:hyperlink>
        </w:p>
        <w:p w14:paraId="61A536EF" w14:textId="1AD86A1E" w:rsidR="00162B3A" w:rsidRDefault="0043313E">
          <w:pPr>
            <w:pStyle w:val="Verzeichnis2"/>
            <w:tabs>
              <w:tab w:val="left" w:pos="880"/>
              <w:tab w:val="right" w:leader="dot" w:pos="8948"/>
            </w:tabs>
            <w:rPr>
              <w:rFonts w:eastAsiaTheme="minorEastAsia"/>
              <w:noProof/>
              <w:lang w:eastAsia="de-DE"/>
            </w:rPr>
          </w:pPr>
          <w:hyperlink w:anchor="_Toc6153543" w:history="1">
            <w:r w:rsidR="00162B3A" w:rsidRPr="00ED32A8">
              <w:rPr>
                <w:rStyle w:val="Hyperlink"/>
                <w:noProof/>
              </w:rPr>
              <w:t>4.2.</w:t>
            </w:r>
            <w:r w:rsidR="00162B3A">
              <w:rPr>
                <w:rFonts w:eastAsiaTheme="minorEastAsia"/>
                <w:noProof/>
                <w:lang w:eastAsia="de-DE"/>
              </w:rPr>
              <w:tab/>
            </w:r>
            <w:r w:rsidR="00162B3A" w:rsidRPr="00ED32A8">
              <w:rPr>
                <w:rStyle w:val="Hyperlink"/>
                <w:noProof/>
              </w:rPr>
              <w:t>Kommunikation mit dem NAO-Roboter</w:t>
            </w:r>
            <w:r w:rsidR="00162B3A">
              <w:rPr>
                <w:noProof/>
                <w:webHidden/>
              </w:rPr>
              <w:tab/>
            </w:r>
            <w:r w:rsidR="00162B3A">
              <w:rPr>
                <w:noProof/>
                <w:webHidden/>
              </w:rPr>
              <w:fldChar w:fldCharType="begin"/>
            </w:r>
            <w:r w:rsidR="00162B3A">
              <w:rPr>
                <w:noProof/>
                <w:webHidden/>
              </w:rPr>
              <w:instrText xml:space="preserve"> PAGEREF _Toc6153543 \h </w:instrText>
            </w:r>
            <w:r w:rsidR="00162B3A">
              <w:rPr>
                <w:noProof/>
                <w:webHidden/>
              </w:rPr>
            </w:r>
            <w:r w:rsidR="00162B3A">
              <w:rPr>
                <w:noProof/>
                <w:webHidden/>
              </w:rPr>
              <w:fldChar w:fldCharType="separate"/>
            </w:r>
            <w:r w:rsidR="00162B3A">
              <w:rPr>
                <w:noProof/>
                <w:webHidden/>
              </w:rPr>
              <w:t>42</w:t>
            </w:r>
            <w:r w:rsidR="00162B3A">
              <w:rPr>
                <w:noProof/>
                <w:webHidden/>
              </w:rPr>
              <w:fldChar w:fldCharType="end"/>
            </w:r>
          </w:hyperlink>
        </w:p>
        <w:p w14:paraId="1A394B5D" w14:textId="5EB19C79" w:rsidR="00162B3A" w:rsidRDefault="0043313E">
          <w:pPr>
            <w:pStyle w:val="Verzeichnis2"/>
            <w:tabs>
              <w:tab w:val="left" w:pos="880"/>
              <w:tab w:val="right" w:leader="dot" w:pos="8948"/>
            </w:tabs>
            <w:rPr>
              <w:rFonts w:eastAsiaTheme="minorEastAsia"/>
              <w:noProof/>
              <w:lang w:eastAsia="de-DE"/>
            </w:rPr>
          </w:pPr>
          <w:hyperlink w:anchor="_Toc6153544" w:history="1">
            <w:r w:rsidR="00162B3A" w:rsidRPr="00ED32A8">
              <w:rPr>
                <w:rStyle w:val="Hyperlink"/>
                <w:noProof/>
              </w:rPr>
              <w:t>4.3.</w:t>
            </w:r>
            <w:r w:rsidR="00162B3A">
              <w:rPr>
                <w:rFonts w:eastAsiaTheme="minorEastAsia"/>
                <w:noProof/>
                <w:lang w:eastAsia="de-DE"/>
              </w:rPr>
              <w:tab/>
            </w:r>
            <w:r w:rsidR="00162B3A" w:rsidRPr="00ED32A8">
              <w:rPr>
                <w:rStyle w:val="Hyperlink"/>
                <w:noProof/>
              </w:rPr>
              <w:t>Steuerung des NAO-Roboters</w:t>
            </w:r>
            <w:r w:rsidR="00162B3A">
              <w:rPr>
                <w:noProof/>
                <w:webHidden/>
              </w:rPr>
              <w:tab/>
            </w:r>
            <w:r w:rsidR="00162B3A">
              <w:rPr>
                <w:noProof/>
                <w:webHidden/>
              </w:rPr>
              <w:fldChar w:fldCharType="begin"/>
            </w:r>
            <w:r w:rsidR="00162B3A">
              <w:rPr>
                <w:noProof/>
                <w:webHidden/>
              </w:rPr>
              <w:instrText xml:space="preserve"> PAGEREF _Toc6153544 \h </w:instrText>
            </w:r>
            <w:r w:rsidR="00162B3A">
              <w:rPr>
                <w:noProof/>
                <w:webHidden/>
              </w:rPr>
            </w:r>
            <w:r w:rsidR="00162B3A">
              <w:rPr>
                <w:noProof/>
                <w:webHidden/>
              </w:rPr>
              <w:fldChar w:fldCharType="separate"/>
            </w:r>
            <w:r w:rsidR="00162B3A">
              <w:rPr>
                <w:noProof/>
                <w:webHidden/>
              </w:rPr>
              <w:t>42</w:t>
            </w:r>
            <w:r w:rsidR="00162B3A">
              <w:rPr>
                <w:noProof/>
                <w:webHidden/>
              </w:rPr>
              <w:fldChar w:fldCharType="end"/>
            </w:r>
          </w:hyperlink>
        </w:p>
        <w:p w14:paraId="230CEEC7" w14:textId="0E3789E5" w:rsidR="00162B3A" w:rsidRDefault="0043313E">
          <w:pPr>
            <w:pStyle w:val="Verzeichnis2"/>
            <w:tabs>
              <w:tab w:val="left" w:pos="880"/>
              <w:tab w:val="right" w:leader="dot" w:pos="8948"/>
            </w:tabs>
            <w:rPr>
              <w:rFonts w:eastAsiaTheme="minorEastAsia"/>
              <w:noProof/>
              <w:lang w:eastAsia="de-DE"/>
            </w:rPr>
          </w:pPr>
          <w:hyperlink w:anchor="_Toc6153545" w:history="1">
            <w:r w:rsidR="00162B3A" w:rsidRPr="00ED32A8">
              <w:rPr>
                <w:rStyle w:val="Hyperlink"/>
                <w:noProof/>
              </w:rPr>
              <w:t>4.4.</w:t>
            </w:r>
            <w:r w:rsidR="00162B3A">
              <w:rPr>
                <w:rFonts w:eastAsiaTheme="minorEastAsia"/>
                <w:noProof/>
                <w:lang w:eastAsia="de-DE"/>
              </w:rPr>
              <w:tab/>
            </w:r>
            <w:r w:rsidR="00162B3A" w:rsidRPr="00ED32A8">
              <w:rPr>
                <w:rStyle w:val="Hyperlink"/>
                <w:noProof/>
              </w:rPr>
              <w:t>Umsetzung der Telepräsenz</w:t>
            </w:r>
            <w:r w:rsidR="00162B3A">
              <w:rPr>
                <w:noProof/>
                <w:webHidden/>
              </w:rPr>
              <w:tab/>
            </w:r>
            <w:r w:rsidR="00162B3A">
              <w:rPr>
                <w:noProof/>
                <w:webHidden/>
              </w:rPr>
              <w:fldChar w:fldCharType="begin"/>
            </w:r>
            <w:r w:rsidR="00162B3A">
              <w:rPr>
                <w:noProof/>
                <w:webHidden/>
              </w:rPr>
              <w:instrText xml:space="preserve"> PAGEREF _Toc6153545 \h </w:instrText>
            </w:r>
            <w:r w:rsidR="00162B3A">
              <w:rPr>
                <w:noProof/>
                <w:webHidden/>
              </w:rPr>
            </w:r>
            <w:r w:rsidR="00162B3A">
              <w:rPr>
                <w:noProof/>
                <w:webHidden/>
              </w:rPr>
              <w:fldChar w:fldCharType="separate"/>
            </w:r>
            <w:r w:rsidR="00162B3A">
              <w:rPr>
                <w:noProof/>
                <w:webHidden/>
              </w:rPr>
              <w:t>42</w:t>
            </w:r>
            <w:r w:rsidR="00162B3A">
              <w:rPr>
                <w:noProof/>
                <w:webHidden/>
              </w:rPr>
              <w:fldChar w:fldCharType="end"/>
            </w:r>
          </w:hyperlink>
        </w:p>
        <w:p w14:paraId="4231006A" w14:textId="229D8875" w:rsidR="00162B3A" w:rsidRDefault="0043313E">
          <w:pPr>
            <w:pStyle w:val="Verzeichnis1"/>
            <w:tabs>
              <w:tab w:val="left" w:pos="440"/>
              <w:tab w:val="right" w:leader="dot" w:pos="8948"/>
            </w:tabs>
            <w:rPr>
              <w:rFonts w:eastAsiaTheme="minorEastAsia"/>
              <w:noProof/>
              <w:lang w:eastAsia="de-DE"/>
            </w:rPr>
          </w:pPr>
          <w:hyperlink w:anchor="_Toc6153546" w:history="1">
            <w:r w:rsidR="00162B3A" w:rsidRPr="00ED32A8">
              <w:rPr>
                <w:rStyle w:val="Hyperlink"/>
                <w:noProof/>
              </w:rPr>
              <w:t>5.</w:t>
            </w:r>
            <w:r w:rsidR="00162B3A">
              <w:rPr>
                <w:rFonts w:eastAsiaTheme="minorEastAsia"/>
                <w:noProof/>
                <w:lang w:eastAsia="de-DE"/>
              </w:rPr>
              <w:tab/>
            </w:r>
            <w:r w:rsidR="00162B3A" w:rsidRPr="00ED32A8">
              <w:rPr>
                <w:rStyle w:val="Hyperlink"/>
                <w:noProof/>
              </w:rPr>
              <w:t>Ergebnis</w:t>
            </w:r>
            <w:r w:rsidR="00162B3A">
              <w:rPr>
                <w:noProof/>
                <w:webHidden/>
              </w:rPr>
              <w:tab/>
            </w:r>
            <w:r w:rsidR="00162B3A">
              <w:rPr>
                <w:noProof/>
                <w:webHidden/>
              </w:rPr>
              <w:fldChar w:fldCharType="begin"/>
            </w:r>
            <w:r w:rsidR="00162B3A">
              <w:rPr>
                <w:noProof/>
                <w:webHidden/>
              </w:rPr>
              <w:instrText xml:space="preserve"> PAGEREF _Toc6153546 \h </w:instrText>
            </w:r>
            <w:r w:rsidR="00162B3A">
              <w:rPr>
                <w:noProof/>
                <w:webHidden/>
              </w:rPr>
            </w:r>
            <w:r w:rsidR="00162B3A">
              <w:rPr>
                <w:noProof/>
                <w:webHidden/>
              </w:rPr>
              <w:fldChar w:fldCharType="separate"/>
            </w:r>
            <w:r w:rsidR="00162B3A">
              <w:rPr>
                <w:noProof/>
                <w:webHidden/>
              </w:rPr>
              <w:t>43</w:t>
            </w:r>
            <w:r w:rsidR="00162B3A">
              <w:rPr>
                <w:noProof/>
                <w:webHidden/>
              </w:rPr>
              <w:fldChar w:fldCharType="end"/>
            </w:r>
          </w:hyperlink>
        </w:p>
        <w:p w14:paraId="6CE9BE38" w14:textId="5247A300" w:rsidR="00162B3A" w:rsidRDefault="0043313E">
          <w:pPr>
            <w:pStyle w:val="Verzeichnis1"/>
            <w:tabs>
              <w:tab w:val="left" w:pos="440"/>
              <w:tab w:val="right" w:leader="dot" w:pos="8948"/>
            </w:tabs>
            <w:rPr>
              <w:rFonts w:eastAsiaTheme="minorEastAsia"/>
              <w:noProof/>
              <w:lang w:eastAsia="de-DE"/>
            </w:rPr>
          </w:pPr>
          <w:hyperlink w:anchor="_Toc6153547" w:history="1">
            <w:r w:rsidR="00162B3A" w:rsidRPr="00ED32A8">
              <w:rPr>
                <w:rStyle w:val="Hyperlink"/>
                <w:noProof/>
              </w:rPr>
              <w:t>6.</w:t>
            </w:r>
            <w:r w:rsidR="00162B3A">
              <w:rPr>
                <w:rFonts w:eastAsiaTheme="minorEastAsia"/>
                <w:noProof/>
                <w:lang w:eastAsia="de-DE"/>
              </w:rPr>
              <w:tab/>
            </w:r>
            <w:r w:rsidR="00162B3A" w:rsidRPr="00ED32A8">
              <w:rPr>
                <w:rStyle w:val="Hyperlink"/>
                <w:noProof/>
              </w:rPr>
              <w:t>Zusammenfassung und Ausblick</w:t>
            </w:r>
            <w:r w:rsidR="00162B3A">
              <w:rPr>
                <w:noProof/>
                <w:webHidden/>
              </w:rPr>
              <w:tab/>
            </w:r>
            <w:r w:rsidR="00162B3A">
              <w:rPr>
                <w:noProof/>
                <w:webHidden/>
              </w:rPr>
              <w:fldChar w:fldCharType="begin"/>
            </w:r>
            <w:r w:rsidR="00162B3A">
              <w:rPr>
                <w:noProof/>
                <w:webHidden/>
              </w:rPr>
              <w:instrText xml:space="preserve"> PAGEREF _Toc6153547 \h </w:instrText>
            </w:r>
            <w:r w:rsidR="00162B3A">
              <w:rPr>
                <w:noProof/>
                <w:webHidden/>
              </w:rPr>
            </w:r>
            <w:r w:rsidR="00162B3A">
              <w:rPr>
                <w:noProof/>
                <w:webHidden/>
              </w:rPr>
              <w:fldChar w:fldCharType="separate"/>
            </w:r>
            <w:r w:rsidR="00162B3A">
              <w:rPr>
                <w:noProof/>
                <w:webHidden/>
              </w:rPr>
              <w:t>44</w:t>
            </w:r>
            <w:r w:rsidR="00162B3A">
              <w:rPr>
                <w:noProof/>
                <w:webHidden/>
              </w:rPr>
              <w:fldChar w:fldCharType="end"/>
            </w:r>
          </w:hyperlink>
        </w:p>
        <w:p w14:paraId="5E3350C5" w14:textId="7D8AE149" w:rsidR="00162B3A" w:rsidRDefault="0043313E">
          <w:pPr>
            <w:pStyle w:val="Verzeichnis2"/>
            <w:tabs>
              <w:tab w:val="left" w:pos="880"/>
              <w:tab w:val="right" w:leader="dot" w:pos="8948"/>
            </w:tabs>
            <w:rPr>
              <w:rFonts w:eastAsiaTheme="minorEastAsia"/>
              <w:noProof/>
              <w:lang w:eastAsia="de-DE"/>
            </w:rPr>
          </w:pPr>
          <w:hyperlink w:anchor="_Toc6153548" w:history="1">
            <w:r w:rsidR="00162B3A" w:rsidRPr="00ED32A8">
              <w:rPr>
                <w:rStyle w:val="Hyperlink"/>
                <w:noProof/>
              </w:rPr>
              <w:t>6.1.</w:t>
            </w:r>
            <w:r w:rsidR="00162B3A">
              <w:rPr>
                <w:rFonts w:eastAsiaTheme="minorEastAsia"/>
                <w:noProof/>
                <w:lang w:eastAsia="de-DE"/>
              </w:rPr>
              <w:tab/>
            </w:r>
            <w:r w:rsidR="00162B3A" w:rsidRPr="00ED32A8">
              <w:rPr>
                <w:rStyle w:val="Hyperlink"/>
                <w:noProof/>
              </w:rPr>
              <w:t>Persönliches Feedback</w:t>
            </w:r>
            <w:r w:rsidR="00162B3A">
              <w:rPr>
                <w:noProof/>
                <w:webHidden/>
              </w:rPr>
              <w:tab/>
            </w:r>
            <w:r w:rsidR="00162B3A">
              <w:rPr>
                <w:noProof/>
                <w:webHidden/>
              </w:rPr>
              <w:fldChar w:fldCharType="begin"/>
            </w:r>
            <w:r w:rsidR="00162B3A">
              <w:rPr>
                <w:noProof/>
                <w:webHidden/>
              </w:rPr>
              <w:instrText xml:space="preserve"> PAGEREF _Toc6153548 \h </w:instrText>
            </w:r>
            <w:r w:rsidR="00162B3A">
              <w:rPr>
                <w:noProof/>
                <w:webHidden/>
              </w:rPr>
            </w:r>
            <w:r w:rsidR="00162B3A">
              <w:rPr>
                <w:noProof/>
                <w:webHidden/>
              </w:rPr>
              <w:fldChar w:fldCharType="separate"/>
            </w:r>
            <w:r w:rsidR="00162B3A">
              <w:rPr>
                <w:noProof/>
                <w:webHidden/>
              </w:rPr>
              <w:t>44</w:t>
            </w:r>
            <w:r w:rsidR="00162B3A">
              <w:rPr>
                <w:noProof/>
                <w:webHidden/>
              </w:rPr>
              <w:fldChar w:fldCharType="end"/>
            </w:r>
          </w:hyperlink>
        </w:p>
        <w:p w14:paraId="71AE7B17" w14:textId="64843685" w:rsidR="00162B3A" w:rsidRDefault="0043313E">
          <w:pPr>
            <w:pStyle w:val="Verzeichnis2"/>
            <w:tabs>
              <w:tab w:val="left" w:pos="880"/>
              <w:tab w:val="right" w:leader="dot" w:pos="8948"/>
            </w:tabs>
            <w:rPr>
              <w:rFonts w:eastAsiaTheme="minorEastAsia"/>
              <w:noProof/>
              <w:lang w:eastAsia="de-DE"/>
            </w:rPr>
          </w:pPr>
          <w:hyperlink w:anchor="_Toc6153549" w:history="1">
            <w:r w:rsidR="00162B3A" w:rsidRPr="00ED32A8">
              <w:rPr>
                <w:rStyle w:val="Hyperlink"/>
                <w:noProof/>
              </w:rPr>
              <w:t>6.2.</w:t>
            </w:r>
            <w:r w:rsidR="00162B3A">
              <w:rPr>
                <w:rFonts w:eastAsiaTheme="minorEastAsia"/>
                <w:noProof/>
                <w:lang w:eastAsia="de-DE"/>
              </w:rPr>
              <w:tab/>
            </w:r>
            <w:r w:rsidR="00162B3A" w:rsidRPr="00ED32A8">
              <w:rPr>
                <w:rStyle w:val="Hyperlink"/>
                <w:noProof/>
              </w:rPr>
              <w:t>Erweiterungsmöglichkeiten</w:t>
            </w:r>
            <w:r w:rsidR="00162B3A">
              <w:rPr>
                <w:noProof/>
                <w:webHidden/>
              </w:rPr>
              <w:tab/>
            </w:r>
            <w:r w:rsidR="00162B3A">
              <w:rPr>
                <w:noProof/>
                <w:webHidden/>
              </w:rPr>
              <w:fldChar w:fldCharType="begin"/>
            </w:r>
            <w:r w:rsidR="00162B3A">
              <w:rPr>
                <w:noProof/>
                <w:webHidden/>
              </w:rPr>
              <w:instrText xml:space="preserve"> PAGEREF _Toc6153549 \h </w:instrText>
            </w:r>
            <w:r w:rsidR="00162B3A">
              <w:rPr>
                <w:noProof/>
                <w:webHidden/>
              </w:rPr>
            </w:r>
            <w:r w:rsidR="00162B3A">
              <w:rPr>
                <w:noProof/>
                <w:webHidden/>
              </w:rPr>
              <w:fldChar w:fldCharType="separate"/>
            </w:r>
            <w:r w:rsidR="00162B3A">
              <w:rPr>
                <w:noProof/>
                <w:webHidden/>
              </w:rPr>
              <w:t>44</w:t>
            </w:r>
            <w:r w:rsidR="00162B3A">
              <w:rPr>
                <w:noProof/>
                <w:webHidden/>
              </w:rPr>
              <w:fldChar w:fldCharType="end"/>
            </w:r>
          </w:hyperlink>
        </w:p>
        <w:p w14:paraId="4DB52647" w14:textId="136E6CE1" w:rsidR="00162B3A" w:rsidRDefault="0043313E">
          <w:pPr>
            <w:pStyle w:val="Verzeichnis1"/>
            <w:tabs>
              <w:tab w:val="right" w:leader="dot" w:pos="8948"/>
            </w:tabs>
            <w:rPr>
              <w:rFonts w:eastAsiaTheme="minorEastAsia"/>
              <w:noProof/>
              <w:lang w:eastAsia="de-DE"/>
            </w:rPr>
          </w:pPr>
          <w:hyperlink w:anchor="_Toc6153550" w:history="1">
            <w:r w:rsidR="00162B3A" w:rsidRPr="00ED32A8">
              <w:rPr>
                <w:rStyle w:val="Hyperlink"/>
                <w:noProof/>
              </w:rPr>
              <w:t>Quellen</w:t>
            </w:r>
            <w:r w:rsidR="00162B3A">
              <w:rPr>
                <w:noProof/>
                <w:webHidden/>
              </w:rPr>
              <w:tab/>
            </w:r>
            <w:r w:rsidR="00162B3A">
              <w:rPr>
                <w:noProof/>
                <w:webHidden/>
              </w:rPr>
              <w:fldChar w:fldCharType="begin"/>
            </w:r>
            <w:r w:rsidR="00162B3A">
              <w:rPr>
                <w:noProof/>
                <w:webHidden/>
              </w:rPr>
              <w:instrText xml:space="preserve"> PAGEREF _Toc6153550 \h </w:instrText>
            </w:r>
            <w:r w:rsidR="00162B3A">
              <w:rPr>
                <w:noProof/>
                <w:webHidden/>
              </w:rPr>
            </w:r>
            <w:r w:rsidR="00162B3A">
              <w:rPr>
                <w:noProof/>
                <w:webHidden/>
              </w:rPr>
              <w:fldChar w:fldCharType="separate"/>
            </w:r>
            <w:r w:rsidR="00162B3A">
              <w:rPr>
                <w:noProof/>
                <w:webHidden/>
              </w:rPr>
              <w:t>45</w:t>
            </w:r>
            <w:r w:rsidR="00162B3A">
              <w:rPr>
                <w:noProof/>
                <w:webHidden/>
              </w:rPr>
              <w:fldChar w:fldCharType="end"/>
            </w:r>
          </w:hyperlink>
        </w:p>
        <w:p w14:paraId="38CED7A0" w14:textId="1FF50809" w:rsidR="004077E9" w:rsidRDefault="00A20F99" w:rsidP="001700AD">
          <w:pPr>
            <w:spacing w:line="360" w:lineRule="auto"/>
          </w:pPr>
          <w:r>
            <w:rPr>
              <w:b/>
              <w:bCs/>
            </w:rPr>
            <w:fldChar w:fldCharType="end"/>
          </w:r>
        </w:p>
      </w:sdtContent>
    </w:sdt>
    <w:p w14:paraId="2E837FD9" w14:textId="77777777" w:rsidR="004D4676" w:rsidRDefault="004D4676" w:rsidP="001700AD">
      <w:pPr>
        <w:spacing w:line="360" w:lineRule="auto"/>
      </w:pPr>
    </w:p>
    <w:p w14:paraId="195BD40F" w14:textId="2DB4E4E0" w:rsidR="004D4676" w:rsidRDefault="00826F33" w:rsidP="001700AD">
      <w:pPr>
        <w:spacing w:line="360" w:lineRule="auto"/>
      </w:pPr>
      <w:r>
        <w:br w:type="page"/>
      </w:r>
    </w:p>
    <w:p w14:paraId="15FCDFD6" w14:textId="53508205" w:rsidR="00527F48" w:rsidRDefault="00527F48" w:rsidP="001700AD">
      <w:pPr>
        <w:pStyle w:val="berschrift1"/>
        <w:numPr>
          <w:ilvl w:val="0"/>
          <w:numId w:val="0"/>
        </w:numPr>
        <w:spacing w:line="360" w:lineRule="auto"/>
        <w:ind w:left="432" w:hanging="432"/>
      </w:pPr>
      <w:bookmarkStart w:id="5" w:name="_Toc6168723"/>
      <w:r>
        <w:lastRenderedPageBreak/>
        <w:t>Abkürzungsverzeichnis</w:t>
      </w:r>
      <w:bookmarkEnd w:id="5"/>
    </w:p>
    <w:p w14:paraId="5298E051" w14:textId="5C9B55FA" w:rsidR="00527F48" w:rsidRDefault="00527F48" w:rsidP="005603F2">
      <w:pPr>
        <w:pStyle w:val="Listenabsatz"/>
        <w:numPr>
          <w:ilvl w:val="0"/>
          <w:numId w:val="11"/>
        </w:numPr>
      </w:pPr>
      <w:r>
        <w:t>SDK: Software Development Kit</w:t>
      </w:r>
    </w:p>
    <w:p w14:paraId="4E3E3FF8" w14:textId="58150AA5" w:rsidR="00527F48" w:rsidRPr="00527F48" w:rsidRDefault="00527F48" w:rsidP="005603F2">
      <w:pPr>
        <w:pStyle w:val="Listenabsatz"/>
        <w:numPr>
          <w:ilvl w:val="0"/>
          <w:numId w:val="11"/>
        </w:numPr>
      </w:pPr>
      <w:r>
        <w:t xml:space="preserve">API: </w:t>
      </w:r>
      <w:proofErr w:type="spellStart"/>
      <w:r w:rsidR="00B35FBE">
        <w:t>Application</w:t>
      </w:r>
      <w:proofErr w:type="spellEnd"/>
      <w:r w:rsidR="00B35FBE">
        <w:t xml:space="preserve"> </w:t>
      </w:r>
      <w:proofErr w:type="spellStart"/>
      <w:r w:rsidR="00B35FBE">
        <w:t>Programming</w:t>
      </w:r>
      <w:proofErr w:type="spellEnd"/>
      <w:r w:rsidR="00B35FBE">
        <w:t xml:space="preserve"> Interface</w:t>
      </w:r>
    </w:p>
    <w:p w14:paraId="7AA64909" w14:textId="51C834AE" w:rsidR="000A5513" w:rsidRPr="000A5513" w:rsidRDefault="00D74377" w:rsidP="000A5513">
      <w:r>
        <w:br w:type="page"/>
      </w:r>
    </w:p>
    <w:p w14:paraId="40F2166A" w14:textId="5F6E8224" w:rsidR="004D4676" w:rsidRDefault="004D4676" w:rsidP="001700AD">
      <w:pPr>
        <w:pStyle w:val="berschrift1"/>
        <w:numPr>
          <w:ilvl w:val="0"/>
          <w:numId w:val="0"/>
        </w:numPr>
        <w:spacing w:line="360" w:lineRule="auto"/>
        <w:ind w:left="432" w:hanging="432"/>
      </w:pPr>
      <w:bookmarkStart w:id="6" w:name="_Toc6168724"/>
      <w:r>
        <w:lastRenderedPageBreak/>
        <w:t>Abbildungsverzeichnis</w:t>
      </w:r>
      <w:bookmarkEnd w:id="6"/>
    </w:p>
    <w:p w14:paraId="62EB5D93" w14:textId="3AFDA46E" w:rsidR="00162B3A" w:rsidRDefault="004D4676">
      <w:pPr>
        <w:pStyle w:val="Abbildungsverzeichnis"/>
        <w:tabs>
          <w:tab w:val="right" w:leader="underscore" w:pos="8948"/>
        </w:tabs>
        <w:rPr>
          <w:rFonts w:eastAsiaTheme="minorEastAsia" w:cstheme="minorBidi"/>
          <w:i w:val="0"/>
          <w:iCs w:val="0"/>
          <w:noProof/>
          <w:sz w:val="22"/>
          <w:szCs w:val="22"/>
          <w:lang w:eastAsia="de-DE"/>
        </w:rPr>
      </w:pPr>
      <w:r>
        <w:fldChar w:fldCharType="begin"/>
      </w:r>
      <w:r>
        <w:instrText xml:space="preserve"> TOC \h \z \c "Abbildung" </w:instrText>
      </w:r>
      <w:r>
        <w:fldChar w:fldCharType="separate"/>
      </w:r>
      <w:hyperlink w:anchor="_Toc6153551" w:history="1">
        <w:r w:rsidR="00162B3A" w:rsidRPr="007463F3">
          <w:rPr>
            <w:rStyle w:val="Hyperlink"/>
            <w:noProof/>
          </w:rPr>
          <w:t xml:space="preserve">Abbildung 1: Teleroboter </w:t>
        </w:r>
        <w:r w:rsidR="00162B3A">
          <w:rPr>
            <w:noProof/>
            <w:webHidden/>
          </w:rPr>
          <w:tab/>
        </w:r>
        <w:r w:rsidR="00162B3A">
          <w:rPr>
            <w:noProof/>
            <w:webHidden/>
          </w:rPr>
          <w:fldChar w:fldCharType="begin"/>
        </w:r>
        <w:r w:rsidR="00162B3A">
          <w:rPr>
            <w:noProof/>
            <w:webHidden/>
          </w:rPr>
          <w:instrText xml:space="preserve"> PAGEREF _Toc6153551 \h </w:instrText>
        </w:r>
        <w:r w:rsidR="00162B3A">
          <w:rPr>
            <w:noProof/>
            <w:webHidden/>
          </w:rPr>
        </w:r>
        <w:r w:rsidR="00162B3A">
          <w:rPr>
            <w:noProof/>
            <w:webHidden/>
          </w:rPr>
          <w:fldChar w:fldCharType="separate"/>
        </w:r>
        <w:r w:rsidR="00162B3A">
          <w:rPr>
            <w:noProof/>
            <w:webHidden/>
          </w:rPr>
          <w:t>10</w:t>
        </w:r>
        <w:r w:rsidR="00162B3A">
          <w:rPr>
            <w:noProof/>
            <w:webHidden/>
          </w:rPr>
          <w:fldChar w:fldCharType="end"/>
        </w:r>
      </w:hyperlink>
    </w:p>
    <w:p w14:paraId="7A71B52D" w14:textId="1EF9713B"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52" w:history="1">
        <w:r w:rsidR="00162B3A" w:rsidRPr="007463F3">
          <w:rPr>
            <w:rStyle w:val="Hyperlink"/>
            <w:noProof/>
          </w:rPr>
          <w:t xml:space="preserve">Abbildung 2: Gegenübersellung VR, AR und MR </w:t>
        </w:r>
        <w:r w:rsidR="00162B3A">
          <w:rPr>
            <w:noProof/>
            <w:webHidden/>
          </w:rPr>
          <w:tab/>
        </w:r>
        <w:r w:rsidR="00162B3A">
          <w:rPr>
            <w:noProof/>
            <w:webHidden/>
          </w:rPr>
          <w:fldChar w:fldCharType="begin"/>
        </w:r>
        <w:r w:rsidR="00162B3A">
          <w:rPr>
            <w:noProof/>
            <w:webHidden/>
          </w:rPr>
          <w:instrText xml:space="preserve"> PAGEREF _Toc6153552 \h </w:instrText>
        </w:r>
        <w:r w:rsidR="00162B3A">
          <w:rPr>
            <w:noProof/>
            <w:webHidden/>
          </w:rPr>
        </w:r>
        <w:r w:rsidR="00162B3A">
          <w:rPr>
            <w:noProof/>
            <w:webHidden/>
          </w:rPr>
          <w:fldChar w:fldCharType="separate"/>
        </w:r>
        <w:r w:rsidR="00162B3A">
          <w:rPr>
            <w:noProof/>
            <w:webHidden/>
          </w:rPr>
          <w:t>14</w:t>
        </w:r>
        <w:r w:rsidR="00162B3A">
          <w:rPr>
            <w:noProof/>
            <w:webHidden/>
          </w:rPr>
          <w:fldChar w:fldCharType="end"/>
        </w:r>
      </w:hyperlink>
    </w:p>
    <w:p w14:paraId="77408B50" w14:textId="4116703E"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53" w:history="1">
        <w:r w:rsidR="00162B3A" w:rsidRPr="007463F3">
          <w:rPr>
            <w:rStyle w:val="Hyperlink"/>
            <w:noProof/>
          </w:rPr>
          <w:t xml:space="preserve">Abbildung 3: NAO-Roboter </w:t>
        </w:r>
        <w:r w:rsidR="00162B3A">
          <w:rPr>
            <w:noProof/>
            <w:webHidden/>
          </w:rPr>
          <w:tab/>
        </w:r>
        <w:r w:rsidR="00162B3A">
          <w:rPr>
            <w:noProof/>
            <w:webHidden/>
          </w:rPr>
          <w:fldChar w:fldCharType="begin"/>
        </w:r>
        <w:r w:rsidR="00162B3A">
          <w:rPr>
            <w:noProof/>
            <w:webHidden/>
          </w:rPr>
          <w:instrText xml:space="preserve"> PAGEREF _Toc6153553 \h </w:instrText>
        </w:r>
        <w:r w:rsidR="00162B3A">
          <w:rPr>
            <w:noProof/>
            <w:webHidden/>
          </w:rPr>
        </w:r>
        <w:r w:rsidR="00162B3A">
          <w:rPr>
            <w:noProof/>
            <w:webHidden/>
          </w:rPr>
          <w:fldChar w:fldCharType="separate"/>
        </w:r>
        <w:r w:rsidR="00162B3A">
          <w:rPr>
            <w:noProof/>
            <w:webHidden/>
          </w:rPr>
          <w:t>15</w:t>
        </w:r>
        <w:r w:rsidR="00162B3A">
          <w:rPr>
            <w:noProof/>
            <w:webHidden/>
          </w:rPr>
          <w:fldChar w:fldCharType="end"/>
        </w:r>
      </w:hyperlink>
    </w:p>
    <w:p w14:paraId="022D6198" w14:textId="4F3A930D"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54" w:history="1">
        <w:r w:rsidR="00162B3A" w:rsidRPr="007463F3">
          <w:rPr>
            <w:rStyle w:val="Hyperlink"/>
            <w:noProof/>
          </w:rPr>
          <w:t>Abbildung 4: HTC VIVE Pro</w:t>
        </w:r>
        <w:r w:rsidR="00162B3A">
          <w:rPr>
            <w:noProof/>
            <w:webHidden/>
          </w:rPr>
          <w:tab/>
        </w:r>
        <w:r w:rsidR="00162B3A">
          <w:rPr>
            <w:noProof/>
            <w:webHidden/>
          </w:rPr>
          <w:fldChar w:fldCharType="begin"/>
        </w:r>
        <w:r w:rsidR="00162B3A">
          <w:rPr>
            <w:noProof/>
            <w:webHidden/>
          </w:rPr>
          <w:instrText xml:space="preserve"> PAGEREF _Toc6153554 \h </w:instrText>
        </w:r>
        <w:r w:rsidR="00162B3A">
          <w:rPr>
            <w:noProof/>
            <w:webHidden/>
          </w:rPr>
        </w:r>
        <w:r w:rsidR="00162B3A">
          <w:rPr>
            <w:noProof/>
            <w:webHidden/>
          </w:rPr>
          <w:fldChar w:fldCharType="separate"/>
        </w:r>
        <w:r w:rsidR="00162B3A">
          <w:rPr>
            <w:noProof/>
            <w:webHidden/>
          </w:rPr>
          <w:t>19</w:t>
        </w:r>
        <w:r w:rsidR="00162B3A">
          <w:rPr>
            <w:noProof/>
            <w:webHidden/>
          </w:rPr>
          <w:fldChar w:fldCharType="end"/>
        </w:r>
      </w:hyperlink>
    </w:p>
    <w:p w14:paraId="2205BC7E" w14:textId="08B0DE9B"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55" w:history="1">
        <w:r w:rsidR="00162B3A" w:rsidRPr="007463F3">
          <w:rPr>
            <w:rStyle w:val="Hyperlink"/>
            <w:noProof/>
          </w:rPr>
          <w:t>Abbildung 5: Benutzeroberfläche Unity</w:t>
        </w:r>
        <w:r w:rsidR="00162B3A">
          <w:rPr>
            <w:noProof/>
            <w:webHidden/>
          </w:rPr>
          <w:tab/>
        </w:r>
        <w:r w:rsidR="00162B3A">
          <w:rPr>
            <w:noProof/>
            <w:webHidden/>
          </w:rPr>
          <w:fldChar w:fldCharType="begin"/>
        </w:r>
        <w:r w:rsidR="00162B3A">
          <w:rPr>
            <w:noProof/>
            <w:webHidden/>
          </w:rPr>
          <w:instrText xml:space="preserve"> PAGEREF _Toc6153555 \h </w:instrText>
        </w:r>
        <w:r w:rsidR="00162B3A">
          <w:rPr>
            <w:noProof/>
            <w:webHidden/>
          </w:rPr>
        </w:r>
        <w:r w:rsidR="00162B3A">
          <w:rPr>
            <w:noProof/>
            <w:webHidden/>
          </w:rPr>
          <w:fldChar w:fldCharType="separate"/>
        </w:r>
        <w:r w:rsidR="00162B3A">
          <w:rPr>
            <w:noProof/>
            <w:webHidden/>
          </w:rPr>
          <w:t>21</w:t>
        </w:r>
        <w:r w:rsidR="00162B3A">
          <w:rPr>
            <w:noProof/>
            <w:webHidden/>
          </w:rPr>
          <w:fldChar w:fldCharType="end"/>
        </w:r>
      </w:hyperlink>
    </w:p>
    <w:p w14:paraId="511CF110" w14:textId="19D5A85C"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56" w:history="1">
        <w:r w:rsidR="00162B3A" w:rsidRPr="007463F3">
          <w:rPr>
            <w:rStyle w:val="Hyperlink"/>
            <w:noProof/>
          </w:rPr>
          <w:t>Abbildung 6: Architektur-Entwurf</w:t>
        </w:r>
        <w:r w:rsidR="00162B3A">
          <w:rPr>
            <w:noProof/>
            <w:webHidden/>
          </w:rPr>
          <w:tab/>
        </w:r>
        <w:r w:rsidR="00162B3A">
          <w:rPr>
            <w:noProof/>
            <w:webHidden/>
          </w:rPr>
          <w:fldChar w:fldCharType="begin"/>
        </w:r>
        <w:r w:rsidR="00162B3A">
          <w:rPr>
            <w:noProof/>
            <w:webHidden/>
          </w:rPr>
          <w:instrText xml:space="preserve"> PAGEREF _Toc6153556 \h </w:instrText>
        </w:r>
        <w:r w:rsidR="00162B3A">
          <w:rPr>
            <w:noProof/>
            <w:webHidden/>
          </w:rPr>
        </w:r>
        <w:r w:rsidR="00162B3A">
          <w:rPr>
            <w:noProof/>
            <w:webHidden/>
          </w:rPr>
          <w:fldChar w:fldCharType="separate"/>
        </w:r>
        <w:r w:rsidR="00162B3A">
          <w:rPr>
            <w:noProof/>
            <w:webHidden/>
          </w:rPr>
          <w:t>28</w:t>
        </w:r>
        <w:r w:rsidR="00162B3A">
          <w:rPr>
            <w:noProof/>
            <w:webHidden/>
          </w:rPr>
          <w:fldChar w:fldCharType="end"/>
        </w:r>
      </w:hyperlink>
    </w:p>
    <w:p w14:paraId="5E58C1A3" w14:textId="1466F441"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r:id="rId8" w:anchor="_Toc6153557" w:history="1">
        <w:r w:rsidR="00162B3A" w:rsidRPr="007463F3">
          <w:rPr>
            <w:rStyle w:val="Hyperlink"/>
            <w:noProof/>
          </w:rPr>
          <w:t>Abbildung 7: Entwurf Head-Display</w:t>
        </w:r>
        <w:r w:rsidR="00162B3A">
          <w:rPr>
            <w:noProof/>
            <w:webHidden/>
          </w:rPr>
          <w:tab/>
        </w:r>
        <w:r w:rsidR="00162B3A">
          <w:rPr>
            <w:noProof/>
            <w:webHidden/>
          </w:rPr>
          <w:fldChar w:fldCharType="begin"/>
        </w:r>
        <w:r w:rsidR="00162B3A">
          <w:rPr>
            <w:noProof/>
            <w:webHidden/>
          </w:rPr>
          <w:instrText xml:space="preserve"> PAGEREF _Toc6153557 \h </w:instrText>
        </w:r>
        <w:r w:rsidR="00162B3A">
          <w:rPr>
            <w:noProof/>
            <w:webHidden/>
          </w:rPr>
        </w:r>
        <w:r w:rsidR="00162B3A">
          <w:rPr>
            <w:noProof/>
            <w:webHidden/>
          </w:rPr>
          <w:fldChar w:fldCharType="separate"/>
        </w:r>
        <w:r w:rsidR="00162B3A">
          <w:rPr>
            <w:noProof/>
            <w:webHidden/>
          </w:rPr>
          <w:t>30</w:t>
        </w:r>
        <w:r w:rsidR="00162B3A">
          <w:rPr>
            <w:noProof/>
            <w:webHidden/>
          </w:rPr>
          <w:fldChar w:fldCharType="end"/>
        </w:r>
      </w:hyperlink>
    </w:p>
    <w:p w14:paraId="0E09675B" w14:textId="6E578AE5"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r:id="rId9" w:anchor="_Toc6153558" w:history="1">
        <w:r w:rsidR="00162B3A" w:rsidRPr="007463F3">
          <w:rPr>
            <w:rStyle w:val="Hyperlink"/>
            <w:noProof/>
          </w:rPr>
          <w:t>Abbildung 8: Entwurf Labor</w:t>
        </w:r>
        <w:r w:rsidR="00162B3A">
          <w:rPr>
            <w:noProof/>
            <w:webHidden/>
          </w:rPr>
          <w:tab/>
        </w:r>
        <w:r w:rsidR="00162B3A">
          <w:rPr>
            <w:noProof/>
            <w:webHidden/>
          </w:rPr>
          <w:fldChar w:fldCharType="begin"/>
        </w:r>
        <w:r w:rsidR="00162B3A">
          <w:rPr>
            <w:noProof/>
            <w:webHidden/>
          </w:rPr>
          <w:instrText xml:space="preserve"> PAGEREF _Toc6153558 \h </w:instrText>
        </w:r>
        <w:r w:rsidR="00162B3A">
          <w:rPr>
            <w:noProof/>
            <w:webHidden/>
          </w:rPr>
        </w:r>
        <w:r w:rsidR="00162B3A">
          <w:rPr>
            <w:noProof/>
            <w:webHidden/>
          </w:rPr>
          <w:fldChar w:fldCharType="separate"/>
        </w:r>
        <w:r w:rsidR="00162B3A">
          <w:rPr>
            <w:noProof/>
            <w:webHidden/>
          </w:rPr>
          <w:t>31</w:t>
        </w:r>
        <w:r w:rsidR="00162B3A">
          <w:rPr>
            <w:noProof/>
            <w:webHidden/>
          </w:rPr>
          <w:fldChar w:fldCharType="end"/>
        </w:r>
      </w:hyperlink>
    </w:p>
    <w:p w14:paraId="19CEB912" w14:textId="6DA135C5"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r:id="rId10" w:anchor="_Toc6153559" w:history="1">
        <w:r w:rsidR="00162B3A" w:rsidRPr="007463F3">
          <w:rPr>
            <w:rStyle w:val="Hyperlink"/>
            <w:noProof/>
          </w:rPr>
          <w:t>Abbildung 9: Entwurf Willkommensbildschirm</w:t>
        </w:r>
        <w:r w:rsidR="00162B3A">
          <w:rPr>
            <w:noProof/>
            <w:webHidden/>
          </w:rPr>
          <w:tab/>
        </w:r>
        <w:r w:rsidR="00162B3A">
          <w:rPr>
            <w:noProof/>
            <w:webHidden/>
          </w:rPr>
          <w:fldChar w:fldCharType="begin"/>
        </w:r>
        <w:r w:rsidR="00162B3A">
          <w:rPr>
            <w:noProof/>
            <w:webHidden/>
          </w:rPr>
          <w:instrText xml:space="preserve"> PAGEREF _Toc6153559 \h </w:instrText>
        </w:r>
        <w:r w:rsidR="00162B3A">
          <w:rPr>
            <w:noProof/>
            <w:webHidden/>
          </w:rPr>
        </w:r>
        <w:r w:rsidR="00162B3A">
          <w:rPr>
            <w:noProof/>
            <w:webHidden/>
          </w:rPr>
          <w:fldChar w:fldCharType="separate"/>
        </w:r>
        <w:r w:rsidR="00162B3A">
          <w:rPr>
            <w:noProof/>
            <w:webHidden/>
          </w:rPr>
          <w:t>32</w:t>
        </w:r>
        <w:r w:rsidR="00162B3A">
          <w:rPr>
            <w:noProof/>
            <w:webHidden/>
          </w:rPr>
          <w:fldChar w:fldCharType="end"/>
        </w:r>
      </w:hyperlink>
    </w:p>
    <w:p w14:paraId="2A9EA50F" w14:textId="0034589B"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60" w:history="1">
        <w:r w:rsidR="00162B3A" w:rsidRPr="007463F3">
          <w:rPr>
            <w:rStyle w:val="Hyperlink"/>
            <w:noProof/>
          </w:rPr>
          <w:t>Abbildung 10: Design-Prozess in Maya</w:t>
        </w:r>
        <w:r w:rsidR="00162B3A">
          <w:rPr>
            <w:noProof/>
            <w:webHidden/>
          </w:rPr>
          <w:tab/>
        </w:r>
        <w:r w:rsidR="00162B3A">
          <w:rPr>
            <w:noProof/>
            <w:webHidden/>
          </w:rPr>
          <w:fldChar w:fldCharType="begin"/>
        </w:r>
        <w:r w:rsidR="00162B3A">
          <w:rPr>
            <w:noProof/>
            <w:webHidden/>
          </w:rPr>
          <w:instrText xml:space="preserve"> PAGEREF _Toc6153560 \h </w:instrText>
        </w:r>
        <w:r w:rsidR="00162B3A">
          <w:rPr>
            <w:noProof/>
            <w:webHidden/>
          </w:rPr>
        </w:r>
        <w:r w:rsidR="00162B3A">
          <w:rPr>
            <w:noProof/>
            <w:webHidden/>
          </w:rPr>
          <w:fldChar w:fldCharType="separate"/>
        </w:r>
        <w:r w:rsidR="00162B3A">
          <w:rPr>
            <w:noProof/>
            <w:webHidden/>
          </w:rPr>
          <w:t>35</w:t>
        </w:r>
        <w:r w:rsidR="00162B3A">
          <w:rPr>
            <w:noProof/>
            <w:webHidden/>
          </w:rPr>
          <w:fldChar w:fldCharType="end"/>
        </w:r>
      </w:hyperlink>
    </w:p>
    <w:p w14:paraId="232EE8CC" w14:textId="735D8F47"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61" w:history="1">
        <w:r w:rsidR="00162B3A" w:rsidRPr="007463F3">
          <w:rPr>
            <w:rStyle w:val="Hyperlink"/>
            <w:noProof/>
          </w:rPr>
          <w:t>Abbildung 11: Cubemap Skybox</w:t>
        </w:r>
        <w:r w:rsidR="00162B3A">
          <w:rPr>
            <w:noProof/>
            <w:webHidden/>
          </w:rPr>
          <w:tab/>
        </w:r>
        <w:r w:rsidR="00162B3A">
          <w:rPr>
            <w:noProof/>
            <w:webHidden/>
          </w:rPr>
          <w:fldChar w:fldCharType="begin"/>
        </w:r>
        <w:r w:rsidR="00162B3A">
          <w:rPr>
            <w:noProof/>
            <w:webHidden/>
          </w:rPr>
          <w:instrText xml:space="preserve"> PAGEREF _Toc6153561 \h </w:instrText>
        </w:r>
        <w:r w:rsidR="00162B3A">
          <w:rPr>
            <w:noProof/>
            <w:webHidden/>
          </w:rPr>
        </w:r>
        <w:r w:rsidR="00162B3A">
          <w:rPr>
            <w:noProof/>
            <w:webHidden/>
          </w:rPr>
          <w:fldChar w:fldCharType="separate"/>
        </w:r>
        <w:r w:rsidR="00162B3A">
          <w:rPr>
            <w:noProof/>
            <w:webHidden/>
          </w:rPr>
          <w:t>38</w:t>
        </w:r>
        <w:r w:rsidR="00162B3A">
          <w:rPr>
            <w:noProof/>
            <w:webHidden/>
          </w:rPr>
          <w:fldChar w:fldCharType="end"/>
        </w:r>
      </w:hyperlink>
    </w:p>
    <w:p w14:paraId="59A5A45D" w14:textId="7A05635C" w:rsidR="00162B3A" w:rsidRDefault="0043313E">
      <w:pPr>
        <w:pStyle w:val="Abbildungsverzeichnis"/>
        <w:tabs>
          <w:tab w:val="right" w:leader="underscore" w:pos="8948"/>
        </w:tabs>
        <w:rPr>
          <w:rFonts w:eastAsiaTheme="minorEastAsia" w:cstheme="minorBidi"/>
          <w:i w:val="0"/>
          <w:iCs w:val="0"/>
          <w:noProof/>
          <w:sz w:val="22"/>
          <w:szCs w:val="22"/>
          <w:lang w:eastAsia="de-DE"/>
        </w:rPr>
      </w:pPr>
      <w:hyperlink w:anchor="_Toc6153562" w:history="1">
        <w:r w:rsidR="00162B3A" w:rsidRPr="007463F3">
          <w:rPr>
            <w:rStyle w:val="Hyperlink"/>
            <w:noProof/>
          </w:rPr>
          <w:t>Abbildung 12: Ordnerstruktur Unity-Projekt</w:t>
        </w:r>
        <w:r w:rsidR="00162B3A">
          <w:rPr>
            <w:noProof/>
            <w:webHidden/>
          </w:rPr>
          <w:tab/>
        </w:r>
        <w:r w:rsidR="00162B3A">
          <w:rPr>
            <w:noProof/>
            <w:webHidden/>
          </w:rPr>
          <w:fldChar w:fldCharType="begin"/>
        </w:r>
        <w:r w:rsidR="00162B3A">
          <w:rPr>
            <w:noProof/>
            <w:webHidden/>
          </w:rPr>
          <w:instrText xml:space="preserve"> PAGEREF _Toc6153562 \h </w:instrText>
        </w:r>
        <w:r w:rsidR="00162B3A">
          <w:rPr>
            <w:noProof/>
            <w:webHidden/>
          </w:rPr>
        </w:r>
        <w:r w:rsidR="00162B3A">
          <w:rPr>
            <w:noProof/>
            <w:webHidden/>
          </w:rPr>
          <w:fldChar w:fldCharType="separate"/>
        </w:r>
        <w:r w:rsidR="00162B3A">
          <w:rPr>
            <w:noProof/>
            <w:webHidden/>
          </w:rPr>
          <w:t>40</w:t>
        </w:r>
        <w:r w:rsidR="00162B3A">
          <w:rPr>
            <w:noProof/>
            <w:webHidden/>
          </w:rPr>
          <w:fldChar w:fldCharType="end"/>
        </w:r>
      </w:hyperlink>
    </w:p>
    <w:p w14:paraId="351D9CFC" w14:textId="162ABFB6" w:rsidR="004D4676" w:rsidRDefault="004D4676" w:rsidP="001700AD">
      <w:pPr>
        <w:spacing w:line="360" w:lineRule="auto"/>
      </w:pPr>
      <w:r>
        <w:fldChar w:fldCharType="end"/>
      </w:r>
    </w:p>
    <w:p w14:paraId="5AB4A7DE" w14:textId="447BDEAB" w:rsidR="004D4676" w:rsidRDefault="00D74377">
      <w:r>
        <w:br w:type="page"/>
      </w:r>
    </w:p>
    <w:p w14:paraId="72C27D72" w14:textId="1D685F1D" w:rsidR="004D4676" w:rsidRPr="004D4676" w:rsidRDefault="004D4676" w:rsidP="001700AD">
      <w:pPr>
        <w:pStyle w:val="berschrift1"/>
        <w:numPr>
          <w:ilvl w:val="0"/>
          <w:numId w:val="0"/>
        </w:numPr>
        <w:spacing w:line="360" w:lineRule="auto"/>
      </w:pPr>
      <w:bookmarkStart w:id="7" w:name="_Toc6168725"/>
      <w:r>
        <w:lastRenderedPageBreak/>
        <w:t>Tabellenverzeichnis</w:t>
      </w:r>
      <w:bookmarkEnd w:id="7"/>
    </w:p>
    <w:p w14:paraId="6DC3042D" w14:textId="2B8D3BCA" w:rsidR="007024BC" w:rsidRDefault="004D4676">
      <w:pPr>
        <w:pStyle w:val="Abbildungsverzeichnis"/>
        <w:tabs>
          <w:tab w:val="right" w:leader="underscore" w:pos="8948"/>
        </w:tabs>
        <w:rPr>
          <w:rFonts w:eastAsiaTheme="minorEastAsia" w:cstheme="minorBidi"/>
          <w:i w:val="0"/>
          <w:iCs w:val="0"/>
          <w:noProof/>
          <w:sz w:val="22"/>
          <w:szCs w:val="22"/>
          <w:lang w:eastAsia="de-DE"/>
        </w:rPr>
      </w:pPr>
      <w:r>
        <w:fldChar w:fldCharType="begin"/>
      </w:r>
      <w:r>
        <w:instrText xml:space="preserve"> TOC \h \z \c "Tabelle" </w:instrText>
      </w:r>
      <w:r>
        <w:fldChar w:fldCharType="separate"/>
      </w:r>
      <w:hyperlink w:anchor="_Toc6333202" w:history="1">
        <w:r w:rsidR="007024BC" w:rsidRPr="00F52057">
          <w:rPr>
            <w:rStyle w:val="Hyperlink"/>
            <w:noProof/>
          </w:rPr>
          <w:t xml:space="preserve">Tabelle 1: Building-Blöcke in Unity </w:t>
        </w:r>
        <w:r w:rsidR="007024BC">
          <w:rPr>
            <w:noProof/>
            <w:webHidden/>
          </w:rPr>
          <w:tab/>
        </w:r>
        <w:r w:rsidR="007024BC">
          <w:rPr>
            <w:noProof/>
            <w:webHidden/>
          </w:rPr>
          <w:fldChar w:fldCharType="begin"/>
        </w:r>
        <w:r w:rsidR="007024BC">
          <w:rPr>
            <w:noProof/>
            <w:webHidden/>
          </w:rPr>
          <w:instrText xml:space="preserve"> PAGEREF _Toc6333202 \h </w:instrText>
        </w:r>
        <w:r w:rsidR="007024BC">
          <w:rPr>
            <w:noProof/>
            <w:webHidden/>
          </w:rPr>
        </w:r>
        <w:r w:rsidR="007024BC">
          <w:rPr>
            <w:noProof/>
            <w:webHidden/>
          </w:rPr>
          <w:fldChar w:fldCharType="separate"/>
        </w:r>
        <w:r w:rsidR="007024BC">
          <w:rPr>
            <w:noProof/>
            <w:webHidden/>
          </w:rPr>
          <w:t>25</w:t>
        </w:r>
        <w:r w:rsidR="007024BC">
          <w:rPr>
            <w:noProof/>
            <w:webHidden/>
          </w:rPr>
          <w:fldChar w:fldCharType="end"/>
        </w:r>
      </w:hyperlink>
    </w:p>
    <w:p w14:paraId="6D841699" w14:textId="732153DA" w:rsidR="007024BC" w:rsidRDefault="007024BC">
      <w:pPr>
        <w:pStyle w:val="Abbildungsverzeichnis"/>
        <w:tabs>
          <w:tab w:val="right" w:leader="underscore" w:pos="8948"/>
        </w:tabs>
        <w:rPr>
          <w:rFonts w:eastAsiaTheme="minorEastAsia" w:cstheme="minorBidi"/>
          <w:i w:val="0"/>
          <w:iCs w:val="0"/>
          <w:noProof/>
          <w:sz w:val="22"/>
          <w:szCs w:val="22"/>
          <w:lang w:eastAsia="de-DE"/>
        </w:rPr>
      </w:pPr>
      <w:hyperlink w:anchor="_Toc6333203" w:history="1">
        <w:r w:rsidRPr="00F52057">
          <w:rPr>
            <w:rStyle w:val="Hyperlink"/>
            <w:noProof/>
          </w:rPr>
          <w:t>Tabelle 2: Ordnerstruktur Unity-Projekt</w:t>
        </w:r>
        <w:r>
          <w:rPr>
            <w:noProof/>
            <w:webHidden/>
          </w:rPr>
          <w:tab/>
        </w:r>
        <w:r>
          <w:rPr>
            <w:noProof/>
            <w:webHidden/>
          </w:rPr>
          <w:fldChar w:fldCharType="begin"/>
        </w:r>
        <w:r>
          <w:rPr>
            <w:noProof/>
            <w:webHidden/>
          </w:rPr>
          <w:instrText xml:space="preserve"> PAGEREF _Toc6333203 \h </w:instrText>
        </w:r>
        <w:r>
          <w:rPr>
            <w:noProof/>
            <w:webHidden/>
          </w:rPr>
        </w:r>
        <w:r>
          <w:rPr>
            <w:noProof/>
            <w:webHidden/>
          </w:rPr>
          <w:fldChar w:fldCharType="separate"/>
        </w:r>
        <w:r>
          <w:rPr>
            <w:noProof/>
            <w:webHidden/>
          </w:rPr>
          <w:t>43</w:t>
        </w:r>
        <w:r>
          <w:rPr>
            <w:noProof/>
            <w:webHidden/>
          </w:rPr>
          <w:fldChar w:fldCharType="end"/>
        </w:r>
      </w:hyperlink>
    </w:p>
    <w:p w14:paraId="7F63ED48" w14:textId="0F403032" w:rsidR="007024BC" w:rsidRDefault="007024BC">
      <w:pPr>
        <w:pStyle w:val="Abbildungsverzeichnis"/>
        <w:tabs>
          <w:tab w:val="right" w:leader="underscore" w:pos="8948"/>
        </w:tabs>
        <w:rPr>
          <w:rFonts w:eastAsiaTheme="minorEastAsia" w:cstheme="minorBidi"/>
          <w:i w:val="0"/>
          <w:iCs w:val="0"/>
          <w:noProof/>
          <w:sz w:val="22"/>
          <w:szCs w:val="22"/>
          <w:lang w:eastAsia="de-DE"/>
        </w:rPr>
      </w:pPr>
      <w:hyperlink w:anchor="_Toc6333204" w:history="1">
        <w:r w:rsidRPr="00F52057">
          <w:rPr>
            <w:rStyle w:val="Hyperlink"/>
            <w:noProof/>
          </w:rPr>
          <w:t>Tabelle 3: Kernmodule des NAOqi-Frameworks</w:t>
        </w:r>
        <w:r>
          <w:rPr>
            <w:noProof/>
            <w:webHidden/>
          </w:rPr>
          <w:tab/>
        </w:r>
        <w:r>
          <w:rPr>
            <w:noProof/>
            <w:webHidden/>
          </w:rPr>
          <w:fldChar w:fldCharType="begin"/>
        </w:r>
        <w:r>
          <w:rPr>
            <w:noProof/>
            <w:webHidden/>
          </w:rPr>
          <w:instrText xml:space="preserve"> PAGEREF _Toc6333204 \h </w:instrText>
        </w:r>
        <w:r>
          <w:rPr>
            <w:noProof/>
            <w:webHidden/>
          </w:rPr>
        </w:r>
        <w:r>
          <w:rPr>
            <w:noProof/>
            <w:webHidden/>
          </w:rPr>
          <w:fldChar w:fldCharType="separate"/>
        </w:r>
        <w:r>
          <w:rPr>
            <w:noProof/>
            <w:webHidden/>
          </w:rPr>
          <w:t>45</w:t>
        </w:r>
        <w:r>
          <w:rPr>
            <w:noProof/>
            <w:webHidden/>
          </w:rPr>
          <w:fldChar w:fldCharType="end"/>
        </w:r>
      </w:hyperlink>
    </w:p>
    <w:p w14:paraId="42634AD2" w14:textId="131A29D1" w:rsidR="00826F33" w:rsidRDefault="004D4676" w:rsidP="001700AD">
      <w:pPr>
        <w:spacing w:line="360" w:lineRule="auto"/>
        <w:rPr>
          <w:rFonts w:asciiTheme="majorHAnsi" w:eastAsiaTheme="majorEastAsia" w:hAnsiTheme="majorHAnsi" w:cstheme="majorBidi"/>
          <w:sz w:val="32"/>
          <w:szCs w:val="32"/>
        </w:rPr>
      </w:pPr>
      <w:r>
        <w:fldChar w:fldCharType="end"/>
      </w:r>
      <w:r w:rsidR="00826F33">
        <w:br w:type="page"/>
      </w:r>
    </w:p>
    <w:p w14:paraId="25FDE2C4" w14:textId="7C1D9E61" w:rsidR="0003659E" w:rsidRDefault="0003659E" w:rsidP="005603F2">
      <w:pPr>
        <w:pStyle w:val="berschrift1"/>
        <w:numPr>
          <w:ilvl w:val="0"/>
          <w:numId w:val="2"/>
        </w:numPr>
        <w:spacing w:line="360" w:lineRule="auto"/>
      </w:pPr>
      <w:bookmarkStart w:id="8" w:name="_Toc6168726"/>
      <w:r>
        <w:lastRenderedPageBreak/>
        <w:t>Einführung</w:t>
      </w:r>
      <w:bookmarkEnd w:id="8"/>
    </w:p>
    <w:p w14:paraId="17F14628" w14:textId="77777777" w:rsidR="0003659E" w:rsidRDefault="0003659E" w:rsidP="005603F2">
      <w:pPr>
        <w:pStyle w:val="berschrift2"/>
        <w:numPr>
          <w:ilvl w:val="1"/>
          <w:numId w:val="1"/>
        </w:numPr>
        <w:spacing w:line="360" w:lineRule="auto"/>
      </w:pPr>
      <w:bookmarkStart w:id="9" w:name="_Toc6168727"/>
      <w:r>
        <w:t xml:space="preserve">Aufgabenstellung und </w:t>
      </w:r>
      <w:commentRangeStart w:id="10"/>
      <w:r>
        <w:t>Zielsetzung</w:t>
      </w:r>
      <w:commentRangeEnd w:id="10"/>
      <w:r w:rsidR="00396508">
        <w:rPr>
          <w:rStyle w:val="Kommentarzeichen"/>
          <w:rFonts w:asciiTheme="minorHAnsi" w:eastAsiaTheme="minorHAnsi" w:hAnsiTheme="minorHAnsi" w:cstheme="minorBidi"/>
        </w:rPr>
        <w:commentReference w:id="10"/>
      </w:r>
      <w:bookmarkEnd w:id="9"/>
    </w:p>
    <w:p w14:paraId="4683FD42" w14:textId="33892629" w:rsidR="007731DC" w:rsidRDefault="007125B9" w:rsidP="00040DDB">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w:t>
      </w:r>
      <w:r w:rsidR="000D1A55">
        <w:t>,</w:t>
      </w:r>
      <w:r>
        <w:t xml:space="preserve"> </w:t>
      </w:r>
      <w:r w:rsidRPr="00A87990">
        <w:t>einerseits einen entfernten Roboter fernzusteuern und andererse</w:t>
      </w:r>
      <w:r>
        <w:t>i</w:t>
      </w:r>
      <w:r w:rsidRPr="00A87990">
        <w:t xml:space="preserve">ts in der entfernten Umgebung visuell </w:t>
      </w:r>
      <w:commentRangeStart w:id="11"/>
      <w:commentRangeStart w:id="12"/>
      <w:del w:id="13" w:author="Fa Do" w:date="2019-04-14T20:34:00Z">
        <w:r>
          <w:delText xml:space="preserve">in der First-Person-View </w:delText>
        </w:r>
      </w:del>
      <w:commentRangeEnd w:id="11"/>
      <w:r w:rsidR="00A81047">
        <w:rPr>
          <w:rStyle w:val="Kommentarzeichen"/>
          <w:rFonts w:eastAsiaTheme="minorHAnsi"/>
          <w:lang w:eastAsia="en-US" w:bidi="ar-SA"/>
        </w:rPr>
        <w:commentReference w:id="11"/>
      </w:r>
      <w:commentRangeEnd w:id="12"/>
      <w:r w:rsidR="00573A10">
        <w:rPr>
          <w:rStyle w:val="Kommentarzeichen"/>
          <w:rFonts w:eastAsiaTheme="minorHAnsi"/>
          <w:lang w:eastAsia="en-US" w:bidi="ar-SA"/>
        </w:rPr>
        <w:commentReference w:id="12"/>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w:t>
      </w:r>
      <w:r w:rsidR="000D1A55">
        <w:t xml:space="preserve"> der Firma Aldebaran</w:t>
      </w:r>
      <w:r>
        <w:t xml:space="preserve"> sowie die Virtual-Reality-Brille HTC Vive</w:t>
      </w:r>
      <w:r w:rsidR="00655EC9">
        <w:t xml:space="preserve"> Pro</w:t>
      </w:r>
      <w:r w:rsidR="00373D6C">
        <w:t xml:space="preserve"> zur Verfügung</w:t>
      </w:r>
      <w:r>
        <w:t>. Mit Hilfe dieser Hardware</w:t>
      </w:r>
      <w:r w:rsidR="008059F4">
        <w:t xml:space="preserve"> </w:t>
      </w:r>
      <w:r w:rsidR="00373D6C">
        <w:t xml:space="preserve">wurde im </w:t>
      </w:r>
      <w:del w:id="14" w:author="Fa Do" w:date="2019-04-14T20:35:00Z">
        <w:r w:rsidR="00373D6C">
          <w:delText>Rahmen dieser</w:delText>
        </w:r>
      </w:del>
      <w:ins w:id="15" w:author="Fa Do" w:date="2019-04-14T20:35:00Z">
        <w:r w:rsidR="000303E1">
          <w:t>Verlauf der</w:t>
        </w:r>
      </w:ins>
      <w:r w:rsidR="00373D6C">
        <w:t xml:space="preserve"> Studienarbeit </w:t>
      </w:r>
      <w:r>
        <w:t xml:space="preserve">eine virtuelle Umgebung </w:t>
      </w:r>
      <w:r w:rsidR="009B0B29">
        <w:t xml:space="preserve">konzipiert und </w:t>
      </w:r>
      <w:r>
        <w:t>erstellt</w:t>
      </w:r>
      <w:ins w:id="16" w:author="Fa Do" w:date="2019-04-14T20:36:00Z">
        <w:r w:rsidR="001D496E">
          <w:t>. Der</w:t>
        </w:r>
      </w:ins>
      <w:del w:id="17" w:author="Fa Do" w:date="2019-04-14T20:36:00Z">
        <w:r>
          <w:delText>, in welcher der</w:delText>
        </w:r>
      </w:del>
      <w:r>
        <w:t xml:space="preserve"> </w:t>
      </w:r>
      <w:r w:rsidR="00373D6C">
        <w:t>Operator</w:t>
      </w:r>
      <w:ins w:id="18" w:author="Fa Do" w:date="2019-04-14T20:36:00Z">
        <w:r>
          <w:t xml:space="preserve"> </w:t>
        </w:r>
        <w:r w:rsidR="001D496E">
          <w:t>der Virtual Reality Brille kann</w:t>
        </w:r>
      </w:ins>
      <w:r>
        <w:t xml:space="preserve"> sich</w:t>
      </w:r>
      <w:ins w:id="19" w:author="Fa Do" w:date="2019-04-14T20:36:00Z">
        <w:r>
          <w:t xml:space="preserve"> </w:t>
        </w:r>
        <w:r w:rsidR="001D496E">
          <w:t>in dieser Umgebung</w:t>
        </w:r>
      </w:ins>
      <w:r>
        <w:t xml:space="preserve"> frei bewegen</w:t>
      </w:r>
      <w:del w:id="20" w:author="Fa Do" w:date="2019-04-14T20:36:00Z">
        <w:r>
          <w:delText xml:space="preserve"> kann</w:delText>
        </w:r>
      </w:del>
      <w:r>
        <w:t xml:space="preserve">. </w:t>
      </w:r>
      <w:r w:rsidR="00635051">
        <w:t xml:space="preserve">Relevant war </w:t>
      </w:r>
      <w:r w:rsidR="00C140A0">
        <w:t xml:space="preserve">hierbei insbesondere </w:t>
      </w:r>
      <w:r w:rsidR="00635051">
        <w:t>die Umsetzung einer multimodalen Telepräsenz</w:t>
      </w:r>
      <w:r w:rsidR="00BC222E">
        <w:t>. D</w:t>
      </w:r>
      <w:r w:rsidR="00635051">
        <w:t xml:space="preserve">ie Übertragung von </w:t>
      </w:r>
      <w:ins w:id="21" w:author="Fa Do" w:date="2019-04-14T20:37:00Z">
        <w:r w:rsidR="00B9601F">
          <w:t xml:space="preserve">Befehlen und </w:t>
        </w:r>
      </w:ins>
      <w:r w:rsidR="00897EBC">
        <w:t xml:space="preserve">Sensordaten sollte </w:t>
      </w:r>
      <w:r w:rsidR="00C140A0">
        <w:t>in beide Richtungen erfolgen können</w:t>
      </w:r>
      <w:ins w:id="22" w:author="Fa Do" w:date="2019-04-14T20:37:00Z">
        <w:r w:rsidR="00B9601F">
          <w:t>:</w:t>
        </w:r>
      </w:ins>
      <w:del w:id="23" w:author="Fa Do" w:date="2019-04-14T20:37:00Z">
        <w:r w:rsidR="00BC222E">
          <w:delText>,</w:delText>
        </w:r>
      </w:del>
      <w:r w:rsidR="00BC222E">
        <w:t xml:space="preserve"> </w:t>
      </w:r>
      <w:del w:id="24" w:author="Fa Do" w:date="2019-04-14T20:37:00Z">
        <w:r w:rsidR="00BC222E">
          <w:delText xml:space="preserve">sowohl </w:delText>
        </w:r>
      </w:del>
      <w:ins w:id="25" w:author="Fa Do" w:date="2019-04-14T20:37:00Z">
        <w:r w:rsidR="00B9601F">
          <w:t xml:space="preserve">Sowohl </w:t>
        </w:r>
      </w:ins>
      <w:r w:rsidR="00BC222E">
        <w:t>vom Roboter zum Anwender als auch umgekehrt.</w:t>
      </w:r>
      <w:r w:rsidR="00C140A0">
        <w:t xml:space="preserve"> </w:t>
      </w:r>
      <w:r>
        <w:t xml:space="preserve">Der Telepräsenzroboter </w:t>
      </w:r>
      <w:r w:rsidR="00373D6C">
        <w:t>überträgt</w:t>
      </w:r>
      <w:r>
        <w:t xml:space="preserve"> </w:t>
      </w:r>
      <w:r w:rsidR="00F94542">
        <w:t xml:space="preserve">hierbei </w:t>
      </w:r>
      <w:r>
        <w:t>die Wahrnehmung seiner Sensoren an den</w:t>
      </w:r>
      <w:r w:rsidR="00373D6C">
        <w:t xml:space="preserve"> Anwender</w:t>
      </w:r>
      <w:r w:rsidR="00E85694">
        <w:t xml:space="preserve"> </w:t>
      </w:r>
      <w:r w:rsidR="00993EB2">
        <w:t>und die übermittelten Daten werden</w:t>
      </w:r>
      <w:ins w:id="26" w:author="Fa Do" w:date="2019-04-14T20:38:00Z">
        <w:r w:rsidR="00993EB2">
          <w:t xml:space="preserve"> </w:t>
        </w:r>
        <w:r w:rsidR="00E1477F">
          <w:t>dem Benutzer</w:t>
        </w:r>
      </w:ins>
      <w:r w:rsidR="00993EB2">
        <w:t xml:space="preserve"> in der virtuellen Umgebung </w:t>
      </w:r>
      <w:del w:id="27" w:author="Fa Do" w:date="2019-04-14T20:38:00Z">
        <w:r w:rsidR="00993EB2">
          <w:delText>visualisiert</w:delText>
        </w:r>
      </w:del>
      <w:ins w:id="28" w:author="Fa Do" w:date="2019-04-14T20:38:00Z">
        <w:r w:rsidR="00E1477F">
          <w:t>aufbereitet angezeigt</w:t>
        </w:r>
      </w:ins>
      <w:r>
        <w:t>. Über die V</w:t>
      </w:r>
      <w:r w:rsidR="00C13D75">
        <w:t>irtual-Reality</w:t>
      </w:r>
      <w:r>
        <w:t xml:space="preserve">-Brille </w:t>
      </w:r>
      <w:r w:rsidR="00A67700">
        <w:t xml:space="preserve">wird es </w:t>
      </w:r>
      <w:r>
        <w:t xml:space="preserve">dem </w:t>
      </w:r>
      <w:r w:rsidR="00F94542">
        <w:t>Benutzer</w:t>
      </w:r>
      <w:r>
        <w:t xml:space="preserve"> ermögl</w:t>
      </w:r>
      <w:r w:rsidR="00C140A0">
        <w:t>i</w:t>
      </w:r>
      <w:r>
        <w:t>cht, in die entfernte Umgebung einzutauchen und den Effekt der Immersion zu spüren.</w:t>
      </w:r>
      <w:r w:rsidR="000D1A55">
        <w:t xml:space="preserve"> Über d</w:t>
      </w:r>
      <w:r w:rsidR="00C140A0">
        <w:t>ie</w:t>
      </w:r>
      <w:r w:rsidR="000D1A55">
        <w:t xml:space="preserve"> Controller </w:t>
      </w:r>
      <w:r w:rsidR="00C13D75">
        <w:t>der HTC Vive Pro</w:t>
      </w:r>
      <w:r w:rsidR="000D1A55">
        <w:t xml:space="preserve"> </w:t>
      </w:r>
      <w:r w:rsidR="00C140A0">
        <w:t xml:space="preserve">besteht für ihn </w:t>
      </w:r>
      <w:r w:rsidR="00C13D75">
        <w:t xml:space="preserve">zusätzlich </w:t>
      </w:r>
      <w:r w:rsidR="00C140A0">
        <w:t xml:space="preserve">die Möglichkeit, die </w:t>
      </w:r>
      <w:r w:rsidR="00595A32">
        <w:t>Aktionen des NAO-Roboters zu manipulieren und diesen direkt aus der entfernten Umgebung zu steuern.</w:t>
      </w:r>
    </w:p>
    <w:p w14:paraId="3631E9B4" w14:textId="77777777" w:rsidR="00C15D9F" w:rsidRDefault="00C15D9F" w:rsidP="00040DDB">
      <w:pPr>
        <w:pStyle w:val="FormatT1000"/>
      </w:pPr>
    </w:p>
    <w:p w14:paraId="4ACA5810" w14:textId="45297E6E" w:rsidR="00681714" w:rsidRDefault="00373D6C" w:rsidP="00040DDB">
      <w:pPr>
        <w:pStyle w:val="FormatT1000"/>
      </w:pPr>
      <w:r>
        <w:t xml:space="preserve">Dieses Dokument dient dazu, dem Leser einen Überblick über das Thema dieser Studienarbeit zu verschaffen und die Projektdurchführung zu dokumentieren. Dadurch </w:t>
      </w:r>
      <w:del w:id="29" w:author="Fa Do" w:date="2019-04-14T20:39:00Z">
        <w:r>
          <w:delText>kann</w:delText>
        </w:r>
        <w:r w:rsidDel="008469FA">
          <w:delText xml:space="preserve"> </w:delText>
        </w:r>
      </w:del>
      <w:ins w:id="30" w:author="Fa Do" w:date="2019-04-14T20:39:00Z">
        <w:r w:rsidR="008469FA">
          <w:t>soll</w:t>
        </w:r>
        <w:r>
          <w:t xml:space="preserve"> </w:t>
        </w:r>
      </w:ins>
      <w:r>
        <w:t xml:space="preserve">ermöglicht werden, dass andere </w:t>
      </w:r>
      <w:del w:id="31" w:author="Fa Do" w:date="2019-04-14T20:39:00Z">
        <w:r>
          <w:delText xml:space="preserve">Menschen </w:delText>
        </w:r>
      </w:del>
      <w:ins w:id="32" w:author="Fa Do" w:date="2019-04-14T20:39:00Z">
        <w:r w:rsidR="008469FA">
          <w:t xml:space="preserve">Projekte </w:t>
        </w:r>
      </w:ins>
      <w:r>
        <w:t>von dem gewonnenen Wissen profitieren</w:t>
      </w:r>
      <w:del w:id="33" w:author="Fa Do" w:date="2019-04-14T20:39:00Z">
        <w:r>
          <w:delText xml:space="preserve"> können</w:delText>
        </w:r>
      </w:del>
      <w:r w:rsidR="00A67700">
        <w:t>.</w:t>
      </w:r>
    </w:p>
    <w:p w14:paraId="25993F74" w14:textId="38D3CC62" w:rsidR="001700AD" w:rsidRDefault="001700AD" w:rsidP="00040DDB">
      <w:pPr>
        <w:pStyle w:val="FormatT1000"/>
      </w:pPr>
    </w:p>
    <w:p w14:paraId="173EE8FA" w14:textId="637C7D03" w:rsidR="001700AD" w:rsidRDefault="001700AD" w:rsidP="00040DDB">
      <w:pPr>
        <w:pStyle w:val="FormatT1000"/>
      </w:pPr>
    </w:p>
    <w:p w14:paraId="4FE096C8" w14:textId="00503BF3" w:rsidR="00681714" w:rsidRPr="00814163" w:rsidRDefault="001700AD" w:rsidP="00814163">
      <w:pPr>
        <w:rPr>
          <w:rFonts w:eastAsiaTheme="minorEastAsia"/>
          <w:sz w:val="24"/>
          <w:szCs w:val="24"/>
          <w:lang w:bidi="en-US"/>
        </w:rPr>
      </w:pPr>
      <w:r>
        <w:br w:type="page"/>
      </w:r>
    </w:p>
    <w:p w14:paraId="158F8FF1" w14:textId="08FE77C2" w:rsidR="00926CD4" w:rsidRDefault="00926CD4" w:rsidP="005603F2">
      <w:pPr>
        <w:pStyle w:val="berschrift2"/>
        <w:numPr>
          <w:ilvl w:val="1"/>
          <w:numId w:val="1"/>
        </w:numPr>
        <w:spacing w:line="360" w:lineRule="auto"/>
      </w:pPr>
      <w:bookmarkStart w:id="34" w:name="_Toc6168728"/>
      <w:commentRangeStart w:id="35"/>
      <w:commentRangeStart w:id="36"/>
      <w:r>
        <w:lastRenderedPageBreak/>
        <w:t>Vorgehensweise</w:t>
      </w:r>
      <w:commentRangeEnd w:id="35"/>
      <w:r w:rsidR="00396508">
        <w:rPr>
          <w:rStyle w:val="Kommentarzeichen"/>
          <w:rFonts w:asciiTheme="minorHAnsi" w:eastAsiaTheme="minorHAnsi" w:hAnsiTheme="minorHAnsi" w:cstheme="minorBidi"/>
        </w:rPr>
        <w:commentReference w:id="35"/>
      </w:r>
      <w:bookmarkEnd w:id="34"/>
      <w:commentRangeEnd w:id="36"/>
      <w:r w:rsidR="005F2381">
        <w:rPr>
          <w:rStyle w:val="Kommentarzeichen"/>
          <w:rFonts w:asciiTheme="minorHAnsi" w:eastAsiaTheme="minorHAnsi" w:hAnsiTheme="minorHAnsi" w:cstheme="minorBidi"/>
        </w:rPr>
        <w:commentReference w:id="36"/>
      </w:r>
    </w:p>
    <w:p w14:paraId="6574FE78" w14:textId="75AC1FEE" w:rsidR="00FA2179" w:rsidRDefault="00C33A8B" w:rsidP="00040DDB">
      <w:pPr>
        <w:pStyle w:val="FormatT1000"/>
      </w:pPr>
      <w:r>
        <w:t>Diese Studienarbeit dokumentiert</w:t>
      </w:r>
      <w:r w:rsidR="00773198">
        <w:t xml:space="preserve"> die Konzeption und Umsetzung eines Programms zur multimodalen Telekomunikation zwischen einem menschlichen Benutzer und einem entfernten </w:t>
      </w:r>
      <w:proofErr w:type="spellStart"/>
      <w:r w:rsidR="00773198">
        <w:t>Nao</w:t>
      </w:r>
      <w:proofErr w:type="spellEnd"/>
      <w:r w:rsidR="00773198">
        <w:t>-Roboter.</w:t>
      </w:r>
      <w:r w:rsidR="00826B78">
        <w:t xml:space="preserve"> Der Benutzer begibt sich dabei über eine Virtual Reality Brille in eine virtuelle Umgebung. Diese</w:t>
      </w:r>
      <w:r w:rsidR="007B0297">
        <w:t xml:space="preserve"> </w:t>
      </w:r>
      <w:r w:rsidR="00506C49">
        <w:t>mit Unity erstellte Spielwelt</w:t>
      </w:r>
      <w:r w:rsidR="007B0297">
        <w:t xml:space="preserve"> </w:t>
      </w:r>
      <w:r w:rsidR="00826B78">
        <w:t>stellt Interaktions</w:t>
      </w:r>
      <w:r w:rsidR="00506C49">
        <w:t>- und Kommunikations</w:t>
      </w:r>
      <w:r w:rsidR="00826B78">
        <w:t xml:space="preserve">möglichkeiten </w:t>
      </w:r>
      <w:r w:rsidR="00506C49">
        <w:t>für den Roboter bereit.</w:t>
      </w:r>
    </w:p>
    <w:p w14:paraId="252160BF" w14:textId="77777777" w:rsidR="003B536B" w:rsidRDefault="003B536B" w:rsidP="00040DDB">
      <w:pPr>
        <w:pStyle w:val="FormatT1000"/>
      </w:pPr>
    </w:p>
    <w:p w14:paraId="0EAF89CB" w14:textId="7541AFD8" w:rsidR="005F4187" w:rsidRDefault="003B536B" w:rsidP="00040DDB">
      <w:pPr>
        <w:pStyle w:val="FormatT1000"/>
      </w:pPr>
      <w:r>
        <w:t>Zunächst werden in Kapitel 2 (</w:t>
      </w:r>
      <w:r w:rsidR="0003715F">
        <w:fldChar w:fldCharType="begin"/>
      </w:r>
      <w:r w:rsidR="0003715F">
        <w:instrText xml:space="preserve"> REF _Ref6168227 \h </w:instrText>
      </w:r>
      <w:r w:rsidR="0003715F">
        <w:fldChar w:fldCharType="separate"/>
      </w:r>
      <w:r w:rsidR="0082161B">
        <w:t>Grundlagen</w:t>
      </w:r>
      <w:r w:rsidR="0003715F">
        <w:fldChar w:fldCharType="end"/>
      </w:r>
      <w:r>
        <w:t xml:space="preserve">) die </w:t>
      </w:r>
      <w:r w:rsidR="00F24AF4">
        <w:t xml:space="preserve">theoretischen und </w:t>
      </w:r>
      <w:r>
        <w:t xml:space="preserve">technischen </w:t>
      </w:r>
      <w:r w:rsidR="00F24AF4">
        <w:t>Grundlagen erläutert.</w:t>
      </w:r>
      <w:r w:rsidR="00EB51FC">
        <w:t xml:space="preserve"> Dieses Kapitel enthält neben </w:t>
      </w:r>
      <w:r w:rsidR="00025DC8">
        <w:t>theoretischen Grundprinzipien auch die verwendete Software.</w:t>
      </w:r>
      <w:r w:rsidR="009A0822">
        <w:t xml:space="preserve"> In Kapitel 3 (</w:t>
      </w:r>
      <w:r w:rsidR="0003715F">
        <w:fldChar w:fldCharType="begin"/>
      </w:r>
      <w:r w:rsidR="0003715F">
        <w:instrText xml:space="preserve"> REF _Ref6168247 \h </w:instrText>
      </w:r>
      <w:r w:rsidR="0003715F">
        <w:fldChar w:fldCharType="separate"/>
      </w:r>
      <w:r w:rsidR="0082161B">
        <w:t>Entwurf</w:t>
      </w:r>
      <w:r w:rsidR="0003715F">
        <w:fldChar w:fldCharType="end"/>
      </w:r>
      <w:r w:rsidR="009A0822">
        <w:t xml:space="preserve">) </w:t>
      </w:r>
      <w:r w:rsidR="005F626A">
        <w:t>wird der Entwurf der Softwarelösung vorgestellt. Dieser beinhalte</w:t>
      </w:r>
      <w:r w:rsidR="00025DC8">
        <w:t>t</w:t>
      </w:r>
      <w:r w:rsidR="005F626A">
        <w:t xml:space="preserve"> </w:t>
      </w:r>
      <w:r w:rsidR="00112982">
        <w:t xml:space="preserve">die </w:t>
      </w:r>
      <w:r w:rsidR="00025DC8">
        <w:t>t</w:t>
      </w:r>
      <w:r w:rsidR="00112982">
        <w:t xml:space="preserve">heoretische Vorgehensweise und die Konzeption der </w:t>
      </w:r>
      <w:r w:rsidR="009E3A06">
        <w:t>entstandenen</w:t>
      </w:r>
      <w:r w:rsidR="00112982">
        <w:t xml:space="preserve"> Anwendung.</w:t>
      </w:r>
      <w:r w:rsidR="009E3A06">
        <w:t xml:space="preserve"> Dabei werden auch einige Designentwürfe des virtuellen Raumes vorgestellt.</w:t>
      </w:r>
      <w:r w:rsidR="005F4187">
        <w:t xml:space="preserve"> Anschließend wird in Kapitel 4</w:t>
      </w:r>
      <w:r w:rsidR="008539EA">
        <w:t xml:space="preserve"> (</w:t>
      </w:r>
      <w:r w:rsidR="0003715F">
        <w:fldChar w:fldCharType="begin"/>
      </w:r>
      <w:r w:rsidR="0003715F">
        <w:instrText xml:space="preserve"> REF _Ref6168259 \h </w:instrText>
      </w:r>
      <w:r w:rsidR="0003715F">
        <w:fldChar w:fldCharType="separate"/>
      </w:r>
      <w:r w:rsidR="0082161B">
        <w:t>Implementierung</w:t>
      </w:r>
      <w:r w:rsidR="0003715F">
        <w:fldChar w:fldCharType="end"/>
      </w:r>
      <w:r w:rsidR="008539EA">
        <w:t>)</w:t>
      </w:r>
      <w:r w:rsidR="005F4187">
        <w:t xml:space="preserve"> die Implementierung und Umsetzung der Anwendung dokumentiert. </w:t>
      </w:r>
      <w:r w:rsidR="00831B92">
        <w:t>Dokumentiert ist s</w:t>
      </w:r>
      <w:r w:rsidR="005F4187">
        <w:t xml:space="preserve">owohl der Prozess der Softwareentwicklung als auch </w:t>
      </w:r>
      <w:r w:rsidR="00831B92">
        <w:t>das Erstellen der virtuellen Umgebung.</w:t>
      </w:r>
      <w:r w:rsidR="00D908F7">
        <w:t xml:space="preserve"> Die Kommunikation zwischen Roboter und Anwendung wird ebenfalls erläutert.</w:t>
      </w:r>
      <w:r w:rsidR="00E9002B">
        <w:t xml:space="preserve"> In Kapitel 5</w:t>
      </w:r>
      <w:r w:rsidR="008539EA">
        <w:t xml:space="preserve"> (</w:t>
      </w:r>
      <w:r w:rsidR="00C12ABB">
        <w:fldChar w:fldCharType="begin"/>
      </w:r>
      <w:r w:rsidR="00C12ABB">
        <w:instrText xml:space="preserve"> REF _Ref6168283 \h </w:instrText>
      </w:r>
      <w:r w:rsidR="00C12ABB">
        <w:fldChar w:fldCharType="separate"/>
      </w:r>
      <w:r w:rsidR="0082161B">
        <w:t>Ergebnis</w:t>
      </w:r>
      <w:r w:rsidR="00C12ABB">
        <w:fldChar w:fldCharType="end"/>
      </w:r>
      <w:r w:rsidR="008539EA">
        <w:t>)</w:t>
      </w:r>
      <w:r w:rsidR="00E9002B">
        <w:t xml:space="preserve"> wird das Ergebnis der Studienarbeit vorgestellt. Das abschließende Kapitel 6 (</w:t>
      </w:r>
      <w:r w:rsidR="00C12ABB">
        <w:fldChar w:fldCharType="begin"/>
      </w:r>
      <w:r w:rsidR="00C12ABB">
        <w:instrText xml:space="preserve"> REF _Ref6168293 \h </w:instrText>
      </w:r>
      <w:r w:rsidR="00C12ABB">
        <w:fldChar w:fldCharType="separate"/>
      </w:r>
      <w:r w:rsidR="0082161B">
        <w:t>Zusammenfassung und Ausblick</w:t>
      </w:r>
      <w:r w:rsidR="00C12ABB">
        <w:fldChar w:fldCharType="end"/>
      </w:r>
      <w:r w:rsidR="00E9002B">
        <w:t xml:space="preserve">) enthält </w:t>
      </w:r>
      <w:r w:rsidR="008539EA">
        <w:t>einen Ausblick und</w:t>
      </w:r>
      <w:r w:rsidR="00931C84">
        <w:t xml:space="preserve"> ein</w:t>
      </w:r>
      <w:r w:rsidR="008539EA">
        <w:t xml:space="preserve"> persönliches Feedback.</w:t>
      </w:r>
    </w:p>
    <w:p w14:paraId="375D5C3B" w14:textId="19EE7239" w:rsidR="005F2381" w:rsidRDefault="005F2381" w:rsidP="00040DDB">
      <w:pPr>
        <w:pStyle w:val="FormatT1000"/>
      </w:pPr>
    </w:p>
    <w:p w14:paraId="6BA0ADBA" w14:textId="35B2D8FC" w:rsidR="005F2381" w:rsidRDefault="005F2381" w:rsidP="005603F2">
      <w:pPr>
        <w:pStyle w:val="FormatT1000"/>
        <w:numPr>
          <w:ilvl w:val="0"/>
          <w:numId w:val="12"/>
        </w:numPr>
      </w:pPr>
      <w:commentRangeStart w:id="37"/>
      <w:r>
        <w:t>AB HIER IST EIN VERGLEICH MIT KAPITEL 3 NÖTIG!</w:t>
      </w:r>
      <w:commentRangeEnd w:id="37"/>
      <w:r>
        <w:rPr>
          <w:rStyle w:val="Kommentarzeichen"/>
          <w:rFonts w:eastAsiaTheme="minorHAnsi"/>
          <w:lang w:eastAsia="en-US" w:bidi="ar-SA"/>
        </w:rPr>
        <w:commentReference w:id="37"/>
      </w:r>
    </w:p>
    <w:p w14:paraId="24B8A51F" w14:textId="77777777" w:rsidR="00F41F45" w:rsidRDefault="00F41F45" w:rsidP="00040DDB">
      <w:pPr>
        <w:pStyle w:val="FormatT1000"/>
      </w:pPr>
    </w:p>
    <w:p w14:paraId="7B414B47" w14:textId="3F4A695B" w:rsidR="00681714" w:rsidRDefault="00655EC9" w:rsidP="00040DDB">
      <w:pPr>
        <w:pStyle w:val="FormatT1000"/>
      </w:pPr>
      <w:r>
        <w:t xml:space="preserve">Zur Einarbeit in die Thematik </w:t>
      </w:r>
      <w:r w:rsidR="00F12A04">
        <w:t>werden</w:t>
      </w:r>
      <w:r>
        <w:t xml:space="preserve"> zunächst Informationen über die vorhandene Hardware</w:t>
      </w:r>
      <w:r w:rsidR="00FD1BF9">
        <w:t xml:space="preserve"> und die Ansteuerung dieser</w:t>
      </w:r>
      <w:r>
        <w:t xml:space="preserve"> gesammelt. Anschließend </w:t>
      </w:r>
      <w:del w:id="38" w:author="Fa Do" w:date="2019-04-14T20:40:00Z">
        <w:r>
          <w:delText>wurden</w:delText>
        </w:r>
        <w:r w:rsidDel="00D67420">
          <w:delText xml:space="preserve"> </w:delText>
        </w:r>
      </w:del>
      <w:ins w:id="39" w:author="Fa Do" w:date="2019-04-14T20:40:00Z">
        <w:r w:rsidR="00D67420">
          <w:t>werden</w:t>
        </w:r>
        <w:r>
          <w:t xml:space="preserve"> </w:t>
        </w:r>
      </w:ins>
      <w:r>
        <w:t xml:space="preserve">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w:t>
      </w:r>
      <w:ins w:id="40" w:author="Fa Do" w:date="2019-04-14T20:41:00Z">
        <w:r w:rsidR="00091D4B">
          <w:t xml:space="preserve">Durch Tests mit der Virtual Reality Brille, </w:t>
        </w:r>
      </w:ins>
      <w:del w:id="41" w:author="Fa Do" w:date="2019-04-14T20:41:00Z">
        <w:r>
          <w:delText>Diese Testumgebung wurd</w:delText>
        </w:r>
        <w:r w:rsidR="00FD1BF9">
          <w:delText xml:space="preserve">e </w:delText>
        </w:r>
        <w:r>
          <w:delText xml:space="preserve">auf </w:delText>
        </w:r>
      </w:del>
      <w:r>
        <w:t>der HTC Vive Pro</w:t>
      </w:r>
      <w:ins w:id="42" w:author="Fa Do" w:date="2019-04-14T20:41:00Z">
        <w:r w:rsidR="00AF0849">
          <w:t>,</w:t>
        </w:r>
      </w:ins>
      <w:r>
        <w:t xml:space="preserve"> </w:t>
      </w:r>
      <w:del w:id="43" w:author="Fa Do" w:date="2019-04-14T20:41:00Z">
        <w:r>
          <w:delText>getestet zur Verifizierung der</w:delText>
        </w:r>
      </w:del>
      <w:ins w:id="44" w:author="Fa Do" w:date="2019-04-14T20:41:00Z">
        <w:r w:rsidR="00AF0849">
          <w:t>wird die</w:t>
        </w:r>
      </w:ins>
      <w:r>
        <w:t xml:space="preserve"> </w:t>
      </w:r>
      <w:ins w:id="45" w:author="Fa Do" w:date="2019-04-14T20:41:00Z">
        <w:r w:rsidR="00AF0849">
          <w:t>korrekte</w:t>
        </w:r>
        <w:r>
          <w:t xml:space="preserve"> </w:t>
        </w:r>
      </w:ins>
      <w:r w:rsidR="00F656E3">
        <w:t>Funktionsweise</w:t>
      </w:r>
      <w:r w:rsidR="00FD1BF9">
        <w:t xml:space="preserve"> der Hardware</w:t>
      </w:r>
      <w:ins w:id="46" w:author="Fa Do" w:date="2019-04-14T20:41:00Z">
        <w:r w:rsidR="00AF0849">
          <w:t xml:space="preserve"> ver</w:t>
        </w:r>
      </w:ins>
      <w:ins w:id="47" w:author="Fa Do" w:date="2019-04-14T20:42:00Z">
        <w:r w:rsidR="00AF0849">
          <w:t>ifiziert</w:t>
        </w:r>
      </w:ins>
      <w:r w:rsidR="00F656E3">
        <w:t>.</w:t>
      </w:r>
      <w:r w:rsidR="000A002B">
        <w:t xml:space="preserve"> </w:t>
      </w:r>
      <w:r w:rsidR="00FD1BF9">
        <w:t>Nachdem erste Erfahrungen in der Ansteuerung des NAO-Roboters</w:t>
      </w:r>
      <w:ins w:id="48" w:author="Fa Do" w:date="2019-04-14T20:42:00Z">
        <w:r w:rsidR="00C232CC">
          <w:t>,</w:t>
        </w:r>
      </w:ins>
      <w:r w:rsidR="00FD1BF9">
        <w:t xml:space="preserve"> sowie der Erstellung von virtuellen Umgebungen mit Hilfe der Anwendung Unity gemacht wurden, </w:t>
      </w:r>
      <w:del w:id="49" w:author="Fa Do" w:date="2019-04-14T20:42:00Z">
        <w:r w:rsidR="00FD1BF9">
          <w:delText xml:space="preserve">begann </w:delText>
        </w:r>
      </w:del>
      <w:ins w:id="50" w:author="Fa Do" w:date="2019-04-14T20:42:00Z">
        <w:r w:rsidR="00C232CC">
          <w:t xml:space="preserve">beginnt </w:t>
        </w:r>
      </w:ins>
      <w:r w:rsidR="00FD1BF9">
        <w:t xml:space="preserve">die Projektkonzeption. In der </w:t>
      </w:r>
      <w:r w:rsidR="00FD1BF9">
        <w:lastRenderedPageBreak/>
        <w:t xml:space="preserve">Konzeptionsphase </w:t>
      </w:r>
      <w:del w:id="51" w:author="Fa Do" w:date="2019-04-14T20:42:00Z">
        <w:r w:rsidR="00FD1BF9">
          <w:delText xml:space="preserve">wurden </w:delText>
        </w:r>
      </w:del>
      <w:ins w:id="52" w:author="Fa Do" w:date="2019-04-14T20:42:00Z">
        <w:r w:rsidR="00C232CC">
          <w:t xml:space="preserve">werden </w:t>
        </w:r>
      </w:ins>
      <w:r w:rsidR="00FD1BF9">
        <w:t xml:space="preserve">Vorstellungen zum Design der virtuellen Umgebung </w:t>
      </w:r>
      <w:r w:rsidR="00A43D3D">
        <w:t>festgehalten</w:t>
      </w:r>
      <w:ins w:id="53" w:author="Fa Do" w:date="2019-04-14T20:42:00Z">
        <w:r w:rsidR="00C232CC">
          <w:t>, verglichen und diskutiert</w:t>
        </w:r>
      </w:ins>
      <w:r w:rsidR="00A43D3D">
        <w:t xml:space="preserve">. </w:t>
      </w:r>
      <w:ins w:id="54" w:author="Fa Do" w:date="2019-04-14T20:42:00Z">
        <w:r w:rsidR="00C232CC">
          <w:t>Des Weiteren werden Überlegungen zu</w:t>
        </w:r>
        <w:r w:rsidR="00B80754">
          <w:t xml:space="preserve">m </w:t>
        </w:r>
      </w:ins>
      <w:ins w:id="55" w:author="Fa Do" w:date="2019-04-14T20:43:00Z">
        <w:r w:rsidR="00B80754">
          <w:t xml:space="preserve">Verbindungsaufbau und </w:t>
        </w:r>
      </w:ins>
      <w:ins w:id="56" w:author="Fa Do" w:date="2019-04-14T20:42:00Z">
        <w:r w:rsidR="00B80754">
          <w:t>Übertrage</w:t>
        </w:r>
      </w:ins>
      <w:ins w:id="57" w:author="Fa Do" w:date="2019-04-14T20:43:00Z">
        <w:r w:rsidR="00B80754">
          <w:t>n der Daten zum Roboter gemacht</w:t>
        </w:r>
        <w:r w:rsidR="00A43D3D">
          <w:t xml:space="preserve">. </w:t>
        </w:r>
      </w:ins>
    </w:p>
    <w:p w14:paraId="5886F647" w14:textId="40864CE9" w:rsidR="002038C7" w:rsidRDefault="00FD1BF9" w:rsidP="00040DDB">
      <w:pPr>
        <w:pStyle w:val="FormatT1000"/>
      </w:pPr>
      <w:r>
        <w:br/>
      </w:r>
      <w:r w:rsidR="000A002B">
        <w:t>Die Entwicklung der virtuellen Umgebung und die Ansteuerung des NAO-Roboters wurden anschließend in drei Implementierungsphasen umgesetzt.</w:t>
      </w:r>
      <w:r>
        <w:t xml:space="preserve"> </w:t>
      </w:r>
      <w:r w:rsidR="00655EC9">
        <w:t xml:space="preserve">Nachdem Grundkenntnisse über die Ansteuerung des NAO-Roboters sowie </w:t>
      </w:r>
      <w:r w:rsidR="00F656E3">
        <w:t>die Erstellung virtueller Umgebungen gesammelt wurden, konnte die Phase der Konzeption einer virtuellen Umgebung eingeleitet werden. In dieser Phase lag der Fokus auf der Erstellung einer virtuellen Umgebung mit Hilfe der Software Unity für die HTC Vive Pro. Außerdem sollte über vorhandene Schnittstellen eine Verbindung der virtuellen 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14:paraId="7049E11D" w14:textId="6E65E603" w:rsidR="002038C7" w:rsidRPr="002038C7" w:rsidRDefault="00F656E3" w:rsidP="00040DDB">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r w:rsidR="00A67700">
        <w:t xml:space="preserve"> </w:t>
      </w:r>
      <w:r w:rsidR="000A002B">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14:paraId="5635F35B" w14:textId="77777777" w:rsidR="00CD7963" w:rsidRDefault="00CD7963">
      <w:pPr>
        <w:rPr>
          <w:rFonts w:eastAsiaTheme="minorEastAsia"/>
          <w:sz w:val="24"/>
          <w:szCs w:val="24"/>
          <w:lang w:eastAsia="de-DE" w:bidi="en-US"/>
        </w:rPr>
      </w:pPr>
      <w:r>
        <w:br w:type="page"/>
      </w:r>
    </w:p>
    <w:p w14:paraId="5D4E0746" w14:textId="6FF479BF" w:rsidR="00C479AA" w:rsidRPr="00C479AA" w:rsidRDefault="0003659E" w:rsidP="005603F2">
      <w:pPr>
        <w:pStyle w:val="berschrift1"/>
        <w:numPr>
          <w:ilvl w:val="0"/>
          <w:numId w:val="1"/>
        </w:numPr>
        <w:spacing w:line="360" w:lineRule="auto"/>
      </w:pPr>
      <w:bookmarkStart w:id="58" w:name="_Ref6168216"/>
      <w:bookmarkStart w:id="59" w:name="_Ref6168227"/>
      <w:bookmarkStart w:id="60" w:name="_Toc6168729"/>
      <w:r>
        <w:lastRenderedPageBreak/>
        <w:t>Grundlagen</w:t>
      </w:r>
      <w:bookmarkEnd w:id="58"/>
      <w:bookmarkEnd w:id="59"/>
      <w:bookmarkEnd w:id="60"/>
    </w:p>
    <w:p w14:paraId="1579FE72" w14:textId="77777777" w:rsidR="0003659E" w:rsidRPr="00926CD4" w:rsidRDefault="0003659E" w:rsidP="005603F2">
      <w:pPr>
        <w:pStyle w:val="berschrift2"/>
        <w:numPr>
          <w:ilvl w:val="1"/>
          <w:numId w:val="1"/>
        </w:numPr>
        <w:spacing w:line="360" w:lineRule="auto"/>
      </w:pPr>
      <w:bookmarkStart w:id="61" w:name="_Toc6168730"/>
      <w:r w:rsidRPr="00926CD4">
        <w:t>Theoretische Grundlagen</w:t>
      </w:r>
      <w:bookmarkEnd w:id="61"/>
    </w:p>
    <w:p w14:paraId="0423121E" w14:textId="64EEA0E6" w:rsidR="00430B29" w:rsidRPr="00430B29" w:rsidRDefault="0003659E" w:rsidP="005603F2">
      <w:pPr>
        <w:pStyle w:val="berschrift3"/>
        <w:numPr>
          <w:ilvl w:val="2"/>
          <w:numId w:val="1"/>
        </w:numPr>
        <w:spacing w:line="360" w:lineRule="auto"/>
      </w:pPr>
      <w:bookmarkStart w:id="62" w:name="_Toc6168731"/>
      <w:commentRangeStart w:id="63"/>
      <w:commentRangeStart w:id="64"/>
      <w:r>
        <w:t>Telepräsenz</w:t>
      </w:r>
      <w:commentRangeEnd w:id="63"/>
      <w:r w:rsidR="002C1AC1">
        <w:rPr>
          <w:rStyle w:val="Kommentarzeichen"/>
          <w:rFonts w:asciiTheme="minorHAnsi" w:eastAsiaTheme="minorHAnsi" w:hAnsiTheme="minorHAnsi" w:cstheme="minorBidi"/>
          <w:color w:val="auto"/>
        </w:rPr>
        <w:commentReference w:id="63"/>
      </w:r>
      <w:bookmarkEnd w:id="62"/>
      <w:commentRangeEnd w:id="64"/>
      <w:r w:rsidR="00624407">
        <w:rPr>
          <w:rStyle w:val="Kommentarzeichen"/>
          <w:rFonts w:asciiTheme="minorHAnsi" w:eastAsiaTheme="minorHAnsi" w:hAnsiTheme="minorHAnsi" w:cstheme="minorBidi"/>
          <w:color w:val="auto"/>
        </w:rPr>
        <w:commentReference w:id="64"/>
      </w:r>
    </w:p>
    <w:p w14:paraId="4C824DBB" w14:textId="38AC5A0C" w:rsidR="009B7694" w:rsidRDefault="00430B29" w:rsidP="00040DDB">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w:t>
      </w:r>
      <w:r w:rsidR="004755CE">
        <w:t xml:space="preserve">den Einsatz von </w:t>
      </w:r>
      <w:r w:rsidRPr="00430B29">
        <w:t xml:space="preserve">Technologien </w:t>
      </w:r>
      <w:r w:rsidR="004755CE">
        <w:t xml:space="preserve">der Virtual Reality </w:t>
      </w:r>
      <w:r w:rsidRPr="00430B29">
        <w:t>die künstliche Wirklichkeit realistisch erleben und in diese voll</w:t>
      </w:r>
      <w:r w:rsidR="004755CE">
        <w:t xml:space="preserve">ständig </w:t>
      </w:r>
      <w:r w:rsidRPr="00430B29">
        <w:t xml:space="preserve">eintauchen. </w:t>
      </w:r>
      <w:r w:rsidR="00670661">
        <w:t>Das Besondere der Technologie ist, dass d</w:t>
      </w:r>
      <w:r w:rsidRPr="00430B29">
        <w:t xml:space="preserve">er Roboter und Mensch </w:t>
      </w:r>
      <w:r w:rsidR="00670661">
        <w:t>eins werden</w:t>
      </w:r>
      <w:r w:rsidRPr="00430B29">
        <w:t>, indem die Sensor-Signale des Roboters an den Operator übertragen werden. Über ein Head-</w:t>
      </w:r>
      <w:proofErr w:type="spellStart"/>
      <w:r w:rsidRPr="00430B29">
        <w:t>Mounted</w:t>
      </w:r>
      <w:proofErr w:type="spellEnd"/>
      <w:r w:rsidRPr="00430B29">
        <w:t>-Display können die erzeugten Video-Signale in einer 3D-Umgebung visualisiert werden. Die Kopf- und Armpositionen des Benutzers in der digitalen Umgebung können direkt an den Roboter</w:t>
      </w:r>
      <w:r w:rsidR="004755CE">
        <w:t xml:space="preserve"> mit Hilfe einer </w:t>
      </w:r>
      <w:r w:rsidRPr="00430B29">
        <w:t>VR-Brille sowie Datenhandschuhe</w:t>
      </w:r>
      <w:r w:rsidR="004755CE">
        <w:t>n übertragen werden</w:t>
      </w:r>
      <w:r w:rsidRPr="00430B29">
        <w:t>.</w:t>
      </w:r>
      <w:r w:rsidR="00C52395">
        <w:t xml:space="preserve"> </w:t>
      </w:r>
      <w:r w:rsidR="00EE11C2">
        <w:t xml:space="preserve"> </w:t>
      </w:r>
    </w:p>
    <w:p w14:paraId="43D483A0" w14:textId="4ACA6D23" w:rsidR="009B7694" w:rsidRDefault="009B7694" w:rsidP="00040DDB">
      <w:pPr>
        <w:pStyle w:val="FormatT1000"/>
      </w:pPr>
    </w:p>
    <w:p w14:paraId="7851718A" w14:textId="77777777" w:rsidR="009B7694" w:rsidRDefault="009B7694" w:rsidP="001C2567">
      <w:pPr>
        <w:pStyle w:val="FormatT1000"/>
        <w:jc w:val="center"/>
      </w:pPr>
      <w:bookmarkStart w:id="65" w:name="_GoBack"/>
      <w:r>
        <w:rPr>
          <w:noProof/>
        </w:rPr>
        <w:drawing>
          <wp:inline distT="0" distB="0" distL="0" distR="0" wp14:anchorId="5A6F47AE" wp14:editId="3B418D83">
            <wp:extent cx="3760099" cy="3328939"/>
            <wp:effectExtent l="0" t="0" r="0" b="5080"/>
            <wp:docPr id="14" name="Grafik 14" descr="https://www.neimagazine.com/uploads/newsarticle/4483658/images/462777/large/mt-200-ta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neimagazine.com/uploads/newsarticle/4483658/images/462777/large/mt-200-tao-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099" cy="3328939"/>
                    </a:xfrm>
                    <a:prstGeom prst="rect">
                      <a:avLst/>
                    </a:prstGeom>
                    <a:noFill/>
                    <a:ln>
                      <a:noFill/>
                    </a:ln>
                  </pic:spPr>
                </pic:pic>
              </a:graphicData>
            </a:graphic>
          </wp:inline>
        </w:drawing>
      </w:r>
      <w:bookmarkEnd w:id="65"/>
    </w:p>
    <w:p w14:paraId="073BAFD9" w14:textId="1E97B786" w:rsidR="00EE11C2" w:rsidRDefault="009B7694" w:rsidP="009B7694">
      <w:pPr>
        <w:pStyle w:val="Beschriftung"/>
        <w:spacing w:line="360" w:lineRule="auto"/>
        <w:jc w:val="center"/>
      </w:pPr>
      <w:bookmarkStart w:id="66" w:name="_Toc5462306"/>
      <w:bookmarkStart w:id="67" w:name="_Toc616876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Teleroboter </w:t>
      </w:r>
      <w:r>
        <w:rPr>
          <w:rStyle w:val="Funotenzeichen"/>
        </w:rPr>
        <w:footnoteReference w:id="2"/>
      </w:r>
      <w:bookmarkEnd w:id="66"/>
      <w:bookmarkEnd w:id="67"/>
    </w:p>
    <w:p w14:paraId="6E1FFF74" w14:textId="5EB837ED" w:rsidR="009B7694" w:rsidRDefault="00EE11C2" w:rsidP="00040DDB">
      <w:pPr>
        <w:pStyle w:val="FormatT1000"/>
      </w:pPr>
      <w:r>
        <w:lastRenderedPageBreak/>
        <w:t>Eine</w:t>
      </w:r>
      <w:r w:rsidR="0034778E">
        <w:t xml:space="preserve"> </w:t>
      </w:r>
      <w:r>
        <w:t xml:space="preserve">wichtige Komponente der </w:t>
      </w:r>
      <w:r w:rsidR="00471C98">
        <w:t xml:space="preserve">Technologie der Telepräsenz ist das </w:t>
      </w:r>
      <w:r>
        <w:t>sogenannte</w:t>
      </w:r>
      <w:r w:rsidR="00471C98">
        <w:t xml:space="preserve"> </w:t>
      </w:r>
      <w:r>
        <w:t>Telemanipulations-System. Hierunter versteht man Werkzeuge, mit denen es einem Menschen ermöglicht wird, Gegenstände zu manipulieren</w:t>
      </w:r>
      <w:r w:rsidR="001246AD">
        <w:t>,</w:t>
      </w:r>
      <w:r>
        <w:t xml:space="preserve"> ohne sie mit eigenen Händen anzufassen. Anwendung finden diese Systeme vor allem in Laboren, in denen mit Gefahrenstoffen gearbeitet wird und </w:t>
      </w:r>
      <w:r w:rsidR="00471C98">
        <w:t xml:space="preserve">die </w:t>
      </w:r>
      <w:r>
        <w:t xml:space="preserve">somit ein Sicherheitsrisiko für den Menschen darstellen. </w:t>
      </w:r>
      <w:r w:rsidR="00130E03">
        <w:t xml:space="preserve">Die Technik der Telerobotik ermöglicht, dass Bewegungskommandos komfortabel von einem ausgebildeten </w:t>
      </w:r>
      <w:r w:rsidR="00B57960" w:rsidRPr="00430B29">
        <w:t>Anwender ausgeführt werden können</w:t>
      </w:r>
      <w:r w:rsidR="00B57960">
        <w:t>,</w:t>
      </w:r>
      <w:r w:rsidR="00B57960" w:rsidRPr="00430B29">
        <w:t xml:space="preserve"> ohne</w:t>
      </w:r>
      <w:r w:rsidR="00B57960">
        <w:t xml:space="preserve"> dass dieser</w:t>
      </w:r>
      <w:r w:rsidR="00B57960" w:rsidRPr="00430B29">
        <w:t xml:space="preserve"> sich den mit der Aufgabe verbundenen Gefahren stellen</w:t>
      </w:r>
      <w:r w:rsidR="00B57960">
        <w:t xml:space="preserve"> muss</w:t>
      </w:r>
      <w:r w:rsidR="00B57960" w:rsidRPr="00430B29">
        <w:t>.</w:t>
      </w:r>
      <w:r>
        <w:t xml:space="preserve"> </w:t>
      </w:r>
      <w:r w:rsidR="00876F7D">
        <w:t xml:space="preserve">Der Operator hat eine sichere </w:t>
      </w:r>
      <w:r>
        <w:t>Entfernung und Abschirmung zum gefährlichen Arbeitsplatz und kann den Roboter über einen Videobildschirm beobachten und steuern. Oft werden die Telemanipulatoren dem Menschen direkt nachempfunden</w:t>
      </w:r>
      <w:r w:rsidR="0087273D">
        <w:t xml:space="preserve">, </w:t>
      </w:r>
      <w:r>
        <w:t xml:space="preserve">damit eine intuitive Steuerung möglich ist. </w:t>
      </w:r>
      <w:r>
        <w:rPr>
          <w:rStyle w:val="Funotenzeichen"/>
        </w:rPr>
        <w:footnoteReference w:id="3"/>
      </w:r>
      <w:r>
        <w:t xml:space="preserve"> </w:t>
      </w:r>
      <w:r w:rsidR="009B7694">
        <w:t xml:space="preserve"> </w:t>
      </w:r>
      <w:r w:rsidR="0087273D">
        <w:t xml:space="preserve">Ein Beispiel hierfür ist ein Roboterarm, wie in Abbildung </w:t>
      </w:r>
      <w:proofErr w:type="spellStart"/>
      <w:r w:rsidR="0087273D">
        <w:rPr>
          <w:color w:val="FF0000"/>
        </w:rPr>
        <w:t>xx.xx</w:t>
      </w:r>
      <w:proofErr w:type="spellEnd"/>
      <w:r w:rsidR="0087273D">
        <w:rPr>
          <w:color w:val="FF0000"/>
        </w:rPr>
        <w:t xml:space="preserve"> </w:t>
      </w:r>
      <w:r w:rsidR="0087273D">
        <w:t xml:space="preserve">dargestellt ist. </w:t>
      </w:r>
      <w:r w:rsidR="009B7694">
        <w:t>Vorteil dieser Systeme ist es, dass der Mensch zwar Aufgaben durch einen autonomen Roboter durchführen lassen kann, jedoch weiterhin stets die Kontrolle über das System hat. Falls unerwartete Ereignisse eintreten, kann er jederzeit direkt eingreifen und nach eigenem Ermessen eine Entscheidung über die nächste Aktion des Teleroboters treffen.</w:t>
      </w:r>
      <w:r w:rsidR="009B7694">
        <w:rPr>
          <w:rStyle w:val="Funotenzeichen"/>
          <w:rFonts w:ascii="Arial" w:hAnsi="Arial" w:cs="Arial"/>
        </w:rPr>
        <w:footnoteReference w:id="4"/>
      </w:r>
    </w:p>
    <w:p w14:paraId="4E37027E" w14:textId="77777777" w:rsidR="00515B31" w:rsidRDefault="00515B31" w:rsidP="00040DDB">
      <w:pPr>
        <w:pStyle w:val="FormatT1000"/>
      </w:pPr>
    </w:p>
    <w:p w14:paraId="523C1EC5" w14:textId="5D316CCE" w:rsidR="00D53B66" w:rsidRDefault="00D53B66" w:rsidP="00040DDB">
      <w:pPr>
        <w:pStyle w:val="FormatT1000"/>
      </w:pPr>
      <w:r>
        <w:t>Im Rahmen dieser Studienarbeit soll</w:t>
      </w:r>
      <w:r w:rsidR="00827A2F">
        <w:t xml:space="preserve"> </w:t>
      </w:r>
      <w:r>
        <w:t xml:space="preserve">der Spezialfall der multimodalen Telepräsenz umgesetzt werden. Darunter versteht man </w:t>
      </w:r>
      <w:r w:rsidR="00C56F2E">
        <w:t>die</w:t>
      </w:r>
      <w:r>
        <w:t xml:space="preserve"> Kommunikation zwischen</w:t>
      </w:r>
      <w:r w:rsidR="00307565">
        <w:t xml:space="preserve"> </w:t>
      </w:r>
      <w:r>
        <w:t xml:space="preserve">Mensch und Roboter, die über verschiedene Kanäle durchgeführt wird. Es werden somit nicht nur Signale vom Menschen zum Roboter </w:t>
      </w:r>
      <w:r w:rsidR="00F0244A">
        <w:t>gesendet,</w:t>
      </w:r>
      <w:r>
        <w:t xml:space="preserve"> um den Roboter zu steuern, sondern zusätzlich Signale vom Roboter an den Operator, wie beispielsweise Bild- oder Tonmaterial. </w:t>
      </w:r>
      <w:r w:rsidR="005E09EB">
        <w:t xml:space="preserve">Die Umsetzung einer multimodalen Telepräsenz hat den Vorteil, dass durch die beidseitige </w:t>
      </w:r>
      <w:r w:rsidR="00C15469">
        <w:t>Übertragung der Sensor-Daten die Steuerung des Roboters direkt nachverfolgt werden kann.</w:t>
      </w:r>
      <w:r w:rsidR="00E8544F">
        <w:t xml:space="preserve"> </w:t>
      </w:r>
    </w:p>
    <w:p w14:paraId="30318D09" w14:textId="0D8C7780" w:rsidR="00515B31" w:rsidRDefault="00515B31" w:rsidP="001700AD">
      <w:pPr>
        <w:spacing w:line="360" w:lineRule="auto"/>
      </w:pPr>
    </w:p>
    <w:p w14:paraId="0F621DDB" w14:textId="68AEA41A" w:rsidR="00515B31" w:rsidRPr="00515B31" w:rsidRDefault="00ED1581" w:rsidP="00ED1581">
      <w:pPr>
        <w:rPr>
          <w:color w:val="FF0000"/>
        </w:rPr>
      </w:pPr>
      <w:r>
        <w:rPr>
          <w:color w:val="FF0000"/>
        </w:rPr>
        <w:br w:type="page"/>
      </w:r>
    </w:p>
    <w:p w14:paraId="67755FB4" w14:textId="6601E1B6" w:rsidR="0003659E" w:rsidRDefault="0003659E" w:rsidP="005603F2">
      <w:pPr>
        <w:pStyle w:val="berschrift3"/>
        <w:numPr>
          <w:ilvl w:val="2"/>
          <w:numId w:val="1"/>
        </w:numPr>
        <w:spacing w:line="360" w:lineRule="auto"/>
      </w:pPr>
      <w:bookmarkStart w:id="68" w:name="_Toc6168732"/>
      <w:r>
        <w:lastRenderedPageBreak/>
        <w:t>Robotik</w:t>
      </w:r>
      <w:r w:rsidR="00CF6DCF">
        <w:t>/</w:t>
      </w:r>
      <w:commentRangeStart w:id="69"/>
      <w:commentRangeStart w:id="70"/>
      <w:r w:rsidR="00CF6DCF">
        <w:t>Kinematik</w:t>
      </w:r>
      <w:commentRangeEnd w:id="69"/>
      <w:r w:rsidR="002C1AC1">
        <w:rPr>
          <w:rStyle w:val="Kommentarzeichen"/>
          <w:rFonts w:asciiTheme="minorHAnsi" w:eastAsiaTheme="minorHAnsi" w:hAnsiTheme="minorHAnsi" w:cstheme="minorBidi"/>
          <w:color w:val="auto"/>
        </w:rPr>
        <w:commentReference w:id="69"/>
      </w:r>
      <w:bookmarkEnd w:id="68"/>
      <w:commentRangeEnd w:id="70"/>
      <w:r w:rsidR="00BF34D2">
        <w:rPr>
          <w:rStyle w:val="Kommentarzeichen"/>
          <w:rFonts w:asciiTheme="minorHAnsi" w:eastAsiaTheme="minorHAnsi" w:hAnsiTheme="minorHAnsi" w:cstheme="minorBidi"/>
          <w:color w:val="auto"/>
        </w:rPr>
        <w:commentReference w:id="70"/>
      </w:r>
    </w:p>
    <w:p w14:paraId="1CE56B10" w14:textId="77777777" w:rsidR="004112F9" w:rsidRDefault="004112F9" w:rsidP="001700AD">
      <w:pPr>
        <w:spacing w:line="360" w:lineRule="auto"/>
      </w:pPr>
      <w:r>
        <w:t>Arten erklären -&gt; humanoider Roboter besonders erwähnen</w:t>
      </w:r>
    </w:p>
    <w:p w14:paraId="0A1E3CAD" w14:textId="118667C5" w:rsidR="00DD06FF" w:rsidRPr="00DD06FF" w:rsidRDefault="00DD06FF" w:rsidP="001700AD">
      <w:pPr>
        <w:spacing w:line="360" w:lineRule="auto"/>
        <w:rPr>
          <w:rFonts w:eastAsiaTheme="minorEastAsia"/>
          <w:b/>
          <w:sz w:val="24"/>
          <w:szCs w:val="24"/>
          <w:lang w:bidi="en-US"/>
        </w:rPr>
      </w:pPr>
      <w:r>
        <w:rPr>
          <w:b/>
        </w:rPr>
        <w:br w:type="page"/>
      </w:r>
    </w:p>
    <w:p w14:paraId="140ACDCE" w14:textId="77777777" w:rsidR="0003659E" w:rsidRDefault="0003659E" w:rsidP="005603F2">
      <w:pPr>
        <w:pStyle w:val="berschrift3"/>
        <w:numPr>
          <w:ilvl w:val="2"/>
          <w:numId w:val="1"/>
        </w:numPr>
        <w:spacing w:line="360" w:lineRule="auto"/>
      </w:pPr>
      <w:bookmarkStart w:id="71" w:name="_Toc6168733"/>
      <w:r>
        <w:lastRenderedPageBreak/>
        <w:t xml:space="preserve">Virtual </w:t>
      </w:r>
      <w:commentRangeStart w:id="72"/>
      <w:r>
        <w:t>Reality</w:t>
      </w:r>
      <w:commentRangeEnd w:id="72"/>
      <w:r w:rsidR="00320F2E">
        <w:rPr>
          <w:rStyle w:val="Kommentarzeichen"/>
          <w:rFonts w:asciiTheme="minorHAnsi" w:eastAsiaTheme="minorHAnsi" w:hAnsiTheme="minorHAnsi" w:cstheme="minorBidi"/>
          <w:color w:val="auto"/>
        </w:rPr>
        <w:commentReference w:id="72"/>
      </w:r>
      <w:bookmarkEnd w:id="71"/>
    </w:p>
    <w:p w14:paraId="36B5F1A9" w14:textId="11C45B08" w:rsidR="00BF0C66" w:rsidRPr="00AE5360" w:rsidRDefault="00430B29" w:rsidP="00040DDB">
      <w:pPr>
        <w:pStyle w:val="FormatT1000"/>
      </w:pPr>
      <w:r w:rsidRPr="00AE5360">
        <w:t>Unter dem Begriff Virtual Reality</w:t>
      </w:r>
      <w:r w:rsidRPr="00AE5360">
        <w:rPr>
          <w:i/>
        </w:rPr>
        <w:t xml:space="preserve"> </w:t>
      </w:r>
      <w:r w:rsidRPr="00AE5360">
        <w:t>versteht man die Darstellung einer digital erstellten künstlichen Wirklichkeit. Eingesetzt wird die Technik sowohl in der Entertainment-Branche als auch in den Medien oder der Medizin. Der Trend prägt inzwischen</w:t>
      </w:r>
      <w:r w:rsidR="00114EA3" w:rsidRPr="00AE5360">
        <w:t xml:space="preserve"> zunehmend</w:t>
      </w:r>
      <w:r w:rsidRPr="00AE5360">
        <w:t xml:space="preserve"> unseren Alltag und die Einsatzgebiete</w:t>
      </w:r>
      <w:r w:rsidR="00665086" w:rsidRPr="00AE5360">
        <w:t xml:space="preserve"> der Technologie</w:t>
      </w:r>
      <w:r w:rsidRPr="00AE5360">
        <w:t xml:space="preserve"> werden immer vielseitiger. Beispielsweise kann </w:t>
      </w:r>
      <w:r w:rsidR="00D53B66" w:rsidRPr="00AE5360">
        <w:t xml:space="preserve">heutzutage </w:t>
      </w:r>
      <w:r w:rsidRPr="00AE5360">
        <w:t>ein Flug in 360 Grad</w:t>
      </w:r>
      <w:r w:rsidR="00D53B66" w:rsidRPr="00AE5360">
        <w:t xml:space="preserve"> durch den Einsatz von Virtual-Reality-Hardware</w:t>
      </w:r>
      <w:r w:rsidRPr="00AE5360">
        <w:t xml:space="preserve"> simuliert </w:t>
      </w:r>
      <w:r w:rsidR="005257AA">
        <w:t xml:space="preserve">werden. </w:t>
      </w:r>
      <w:r w:rsidR="00D44E4E">
        <w:t>Interessant</w:t>
      </w:r>
      <w:r w:rsidR="005257AA">
        <w:t xml:space="preserve"> ist au</w:t>
      </w:r>
      <w:r w:rsidR="007861BB">
        <w:t xml:space="preserve">ßerdem </w:t>
      </w:r>
      <w:r w:rsidR="00D44E4E">
        <w:t xml:space="preserve">der Einsatz dieser Technologie für </w:t>
      </w:r>
      <w:r w:rsidR="005257AA">
        <w:t>die Schulung von</w:t>
      </w:r>
      <w:r w:rsidRPr="00AE5360">
        <w:t xml:space="preserve"> Operationstechniken der Medizin über die virtuelle Realität geschult werden. </w:t>
      </w:r>
      <w:r w:rsidRPr="00AE5360">
        <w:rPr>
          <w:rStyle w:val="Funotenzeichen"/>
          <w:rFonts w:ascii="Arial" w:hAnsi="Arial" w:cs="Arial"/>
        </w:rPr>
        <w:footnoteReference w:id="5"/>
      </w:r>
      <w:r w:rsidRPr="00AE5360">
        <w:t xml:space="preserve">   </w:t>
      </w:r>
    </w:p>
    <w:p w14:paraId="62CB035A" w14:textId="77777777" w:rsidR="009A047D" w:rsidRPr="00AE5360" w:rsidRDefault="009A047D" w:rsidP="00040DDB">
      <w:pPr>
        <w:pStyle w:val="FormatT1000"/>
      </w:pPr>
    </w:p>
    <w:p w14:paraId="15983C8E" w14:textId="06DDB74E" w:rsidR="00E74D01" w:rsidRPr="00AE5360" w:rsidRDefault="00430B29" w:rsidP="00040DDB">
      <w:pPr>
        <w:pStyle w:val="FormatT1000"/>
      </w:pPr>
      <w:r w:rsidRPr="00AE5360">
        <w:t xml:space="preserve">Mit der Erstellung einer virtuellen Umgebung wird </w:t>
      </w:r>
      <w:r w:rsidR="00B13C03" w:rsidRPr="00AE5360">
        <w:t xml:space="preserve">es </w:t>
      </w:r>
      <w:r w:rsidR="0029279C">
        <w:t>uns</w:t>
      </w:r>
      <w:r w:rsidR="00B13C03" w:rsidRPr="00AE5360">
        <w:t xml:space="preserve"> </w:t>
      </w:r>
      <w:r w:rsidRPr="00AE5360">
        <w:t>ermöglicht, in eine Realität computergenerierte</w:t>
      </w:r>
      <w:r w:rsidR="003D38B9" w:rsidRPr="00AE5360">
        <w:t>r</w:t>
      </w:r>
      <w:r w:rsidRPr="00AE5360">
        <w:t xml:space="preserve"> Bilder und Sounds einzutauchen. Übertragen werden die Daten meist über Head-</w:t>
      </w:r>
      <w:proofErr w:type="spellStart"/>
      <w:r w:rsidRPr="00AE5360">
        <w:t>Mounted</w:t>
      </w:r>
      <w:proofErr w:type="spellEnd"/>
      <w:r w:rsidRPr="00AE5360">
        <w:t>-Displays, die sogenannten Virtual Reality-Brillen.</w:t>
      </w:r>
      <w:r w:rsidRPr="00AE5360">
        <w:rPr>
          <w:rStyle w:val="Funotenzeichen"/>
          <w:rFonts w:ascii="Arial" w:hAnsi="Arial" w:cs="Arial"/>
        </w:rPr>
        <w:footnoteReference w:id="6"/>
      </w:r>
      <w:r w:rsidRPr="00AE5360">
        <w:t xml:space="preserve"> Das in der VR-Brille eingebaute Display stellt künstlich erzeugte</w:t>
      </w:r>
      <w:r w:rsidR="003D38B9" w:rsidRPr="00AE5360">
        <w:t xml:space="preserve"> </w:t>
      </w:r>
      <w:r w:rsidRPr="00AE5360">
        <w:t>Bilder dar, die den Anwender</w:t>
      </w:r>
      <w:r w:rsidR="00665086" w:rsidRPr="00AE5360">
        <w:t xml:space="preserve"> vollständig </w:t>
      </w:r>
      <w:r w:rsidRPr="00AE5360">
        <w:t xml:space="preserve">umgeben. </w:t>
      </w:r>
      <w:r w:rsidR="003D38B9" w:rsidRPr="00AE5360">
        <w:t>Die VR-Brillen</w:t>
      </w:r>
      <w:r w:rsidRPr="00AE5360">
        <w:t xml:space="preserve"> verfügen </w:t>
      </w:r>
      <w:r w:rsidR="00353597" w:rsidRPr="00AE5360">
        <w:t>außerdem</w:t>
      </w:r>
      <w:r w:rsidRPr="00AE5360">
        <w:t xml:space="preserve"> über Sensoren, welche die Lage </w:t>
      </w:r>
      <w:r w:rsidR="00353597" w:rsidRPr="00AE5360">
        <w:t>und</w:t>
      </w:r>
      <w:r w:rsidRPr="00AE5360">
        <w:t xml:space="preserve"> die Position des Anwenders bestimmen können und somit das freie </w:t>
      </w:r>
      <w:r w:rsidR="00114EA3" w:rsidRPr="00AE5360">
        <w:t>Bewegen</w:t>
      </w:r>
      <w:r w:rsidRPr="00AE5360">
        <w:t xml:space="preserve"> in der Umgebung ermöglichen.</w:t>
      </w:r>
      <w:r w:rsidRPr="00AE5360">
        <w:rPr>
          <w:rStyle w:val="Funotenzeichen"/>
          <w:rFonts w:ascii="Arial" w:hAnsi="Arial" w:cs="Arial"/>
        </w:rPr>
        <w:footnoteReference w:id="7"/>
      </w:r>
      <w:r w:rsidRPr="00AE5360">
        <w:t xml:space="preserve"> Oft gibt es neben der Bildübertragung zusätzlich Datenhandschuhe, durch welche der Anwender sich in der virtuellen Umgebung frei bewegen und mit den vorhandenen Objekten interagieren kann.</w:t>
      </w:r>
      <w:r w:rsidRPr="00AE5360">
        <w:rPr>
          <w:rStyle w:val="Funotenzeichen"/>
          <w:rFonts w:ascii="Arial" w:hAnsi="Arial" w:cs="Arial"/>
        </w:rPr>
        <w:footnoteReference w:id="8"/>
      </w:r>
      <w:r w:rsidRPr="00AE5360">
        <w:t xml:space="preserve"> Durch das Ermöglichen der virtuellen Interaktion wird der Effekt der Immersion erzeugt. Dieser beschreibt das vollständige Eintauchen in die virtuelle Realität und somit das Wahrnehmen der computergenerierten Wirklichkeit als reale Welt. </w:t>
      </w:r>
      <w:r w:rsidR="00D8762B">
        <w:t>Die Grenzen zwischen realer und virtueller Umgebung verschwimmen</w:t>
      </w:r>
      <w:r w:rsidRPr="00AE5360">
        <w:t xml:space="preserve"> und die Realität sowie die Wahrnehmung der eigenen Person treten in den Hintergrund.</w:t>
      </w:r>
      <w:r w:rsidRPr="00AE5360">
        <w:rPr>
          <w:rStyle w:val="Funotenzeichen"/>
          <w:rFonts w:ascii="Arial" w:hAnsi="Arial" w:cs="Arial"/>
        </w:rPr>
        <w:footnoteReference w:id="9"/>
      </w:r>
      <w:r w:rsidRPr="00AE5360">
        <w:t xml:space="preserve"> </w:t>
      </w:r>
    </w:p>
    <w:p w14:paraId="3ADE5F89" w14:textId="77777777" w:rsidR="00DB594F" w:rsidRDefault="00DB594F" w:rsidP="001C2567">
      <w:pPr>
        <w:pStyle w:val="FormatT1000"/>
        <w:jc w:val="center"/>
      </w:pPr>
      <w:r>
        <w:rPr>
          <w:noProof/>
        </w:rPr>
        <w:lastRenderedPageBreak/>
        <w:drawing>
          <wp:inline distT="0" distB="0" distL="0" distR="0" wp14:anchorId="37BD6D07" wp14:editId="40920902">
            <wp:extent cx="5715000" cy="2983230"/>
            <wp:effectExtent l="0" t="0" r="0" b="7620"/>
            <wp:docPr id="6" name="Grafik 6" descr="Virtual Reality Vs Augmented Reality Vs Mix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Reality Vs Augmented Reality Vs Mixed Real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822" cy="2990445"/>
                    </a:xfrm>
                    <a:prstGeom prst="rect">
                      <a:avLst/>
                    </a:prstGeom>
                    <a:noFill/>
                    <a:ln>
                      <a:noFill/>
                    </a:ln>
                  </pic:spPr>
                </pic:pic>
              </a:graphicData>
            </a:graphic>
          </wp:inline>
        </w:drawing>
      </w:r>
    </w:p>
    <w:p w14:paraId="1494F64C" w14:textId="7576541B" w:rsidR="00BF0C66" w:rsidRDefault="00DB594F" w:rsidP="00D8762B">
      <w:pPr>
        <w:pStyle w:val="Beschriftung"/>
        <w:spacing w:line="360" w:lineRule="auto"/>
        <w:jc w:val="center"/>
      </w:pPr>
      <w:bookmarkStart w:id="73" w:name="_Toc5462307"/>
      <w:bookmarkStart w:id="74" w:name="_Toc6168765"/>
      <w:r>
        <w:t xml:space="preserve">Abbildung </w:t>
      </w:r>
      <w:r w:rsidR="00256D7A">
        <w:rPr>
          <w:noProof/>
        </w:rPr>
        <w:fldChar w:fldCharType="begin"/>
      </w:r>
      <w:r w:rsidR="00256D7A">
        <w:rPr>
          <w:noProof/>
        </w:rPr>
        <w:instrText xml:space="preserve"> SEQ Abbildung \* ARABIC </w:instrText>
      </w:r>
      <w:r w:rsidR="00256D7A">
        <w:rPr>
          <w:noProof/>
        </w:rPr>
        <w:fldChar w:fldCharType="separate"/>
      </w:r>
      <w:r w:rsidR="00445C84">
        <w:rPr>
          <w:noProof/>
        </w:rPr>
        <w:t>2</w:t>
      </w:r>
      <w:r w:rsidR="00256D7A">
        <w:rPr>
          <w:noProof/>
        </w:rPr>
        <w:fldChar w:fldCharType="end"/>
      </w:r>
      <w:r>
        <w:t>: Gegenübers</w:t>
      </w:r>
      <w:r w:rsidR="00C5158F">
        <w:t>t</w:t>
      </w:r>
      <w:r>
        <w:t>ellung VR, AR und MR</w:t>
      </w:r>
      <w:r w:rsidR="00063DDA">
        <w:t xml:space="preserve"> </w:t>
      </w:r>
      <w:r>
        <w:rPr>
          <w:rStyle w:val="Funotenzeichen"/>
        </w:rPr>
        <w:footnoteReference w:id="10"/>
      </w:r>
      <w:bookmarkEnd w:id="73"/>
      <w:bookmarkEnd w:id="74"/>
    </w:p>
    <w:p w14:paraId="03C1BD07" w14:textId="77777777" w:rsidR="00D8762B" w:rsidRPr="00D8762B" w:rsidRDefault="00D8762B" w:rsidP="00D8762B"/>
    <w:p w14:paraId="1664EBB2" w14:textId="3886CE93" w:rsidR="003840B6" w:rsidRPr="00CF4805" w:rsidRDefault="00353597" w:rsidP="00040DDB">
      <w:pPr>
        <w:pStyle w:val="FormatT1000"/>
      </w:pPr>
      <w:r w:rsidRPr="00AE5360">
        <w:t xml:space="preserve">Das </w:t>
      </w:r>
      <w:r w:rsidR="00506465" w:rsidRPr="00AE5360">
        <w:t>Konzept der künstlich erzeugten Realität kann in verschiedene</w:t>
      </w:r>
      <w:r w:rsidR="00506159" w:rsidRPr="00AE5360">
        <w:t xml:space="preserve"> Ausprägung</w:t>
      </w:r>
      <w:r w:rsidR="007F1E58">
        <w:t>en</w:t>
      </w:r>
      <w:r w:rsidR="00D8762B">
        <w:t xml:space="preserve"> auftreten</w:t>
      </w:r>
      <w:r w:rsidR="00D01A8E" w:rsidRPr="00AE5360">
        <w:t xml:space="preserve">: Virtual Reality, </w:t>
      </w:r>
      <w:proofErr w:type="spellStart"/>
      <w:r w:rsidR="00D01A8E" w:rsidRPr="00AE5360">
        <w:t>Augmented</w:t>
      </w:r>
      <w:proofErr w:type="spellEnd"/>
      <w:r w:rsidR="00D01A8E" w:rsidRPr="00AE5360">
        <w:t xml:space="preserve"> Reality</w:t>
      </w:r>
      <w:r w:rsidR="00D8762B">
        <w:t xml:space="preserve"> und </w:t>
      </w:r>
      <w:r w:rsidR="00D01A8E" w:rsidRPr="00AE5360">
        <w:t xml:space="preserve">Mixed Reality. Abgegrenzt </w:t>
      </w:r>
      <w:r w:rsidR="00430B29" w:rsidRPr="00AE5360">
        <w:t xml:space="preserve">werden kann </w:t>
      </w:r>
      <w:r w:rsidR="00F91813" w:rsidRPr="00AE5360">
        <w:t xml:space="preserve">die Technologie </w:t>
      </w:r>
      <w:r w:rsidR="00430B29" w:rsidRPr="00AE5360">
        <w:t xml:space="preserve">der </w:t>
      </w:r>
      <w:r w:rsidR="00D01A8E" w:rsidRPr="00AE5360">
        <w:t xml:space="preserve">zuvor erklärten </w:t>
      </w:r>
      <w:r w:rsidR="00F91813" w:rsidRPr="00AE5360">
        <w:t>Virtual Reality</w:t>
      </w:r>
      <w:r w:rsidR="00430B29" w:rsidRPr="00AE5360">
        <w:t xml:space="preserve"> von der verwandten </w:t>
      </w:r>
      <w:proofErr w:type="spellStart"/>
      <w:r w:rsidR="00430B29" w:rsidRPr="00AE5360">
        <w:t>Augmented</w:t>
      </w:r>
      <w:proofErr w:type="spellEnd"/>
      <w:r w:rsidR="00430B29" w:rsidRPr="00AE5360">
        <w:t xml:space="preserve"> Reality.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sidR="00430B29" w:rsidRPr="00AE5360">
        <w:rPr>
          <w:rStyle w:val="Funotenzeichen"/>
          <w:rFonts w:ascii="Arial" w:hAnsi="Arial" w:cs="Arial"/>
        </w:rPr>
        <w:footnoteReference w:id="11"/>
      </w:r>
      <w:r w:rsidR="00665086" w:rsidRPr="00AE5360">
        <w:t xml:space="preserve"> Eine weitere Ausprägungsmöglichkeit ist die sogenannte Mixed Reality. Hierunter versteht man</w:t>
      </w:r>
      <w:r w:rsidR="00D8762B">
        <w:t xml:space="preserve"> </w:t>
      </w:r>
      <w:r w:rsidR="00665086" w:rsidRPr="00AE5360">
        <w:t xml:space="preserve">eine Zusammenführung der realen Welt mit einer virtuellen Realität. Dabei verschwimmen die Grenzen zwischen synthetischen und natürlichen Elementen und werden nicht wie bei der </w:t>
      </w:r>
      <w:proofErr w:type="spellStart"/>
      <w:r w:rsidR="00665086" w:rsidRPr="00AE5360">
        <w:t>Augmented</w:t>
      </w:r>
      <w:proofErr w:type="spellEnd"/>
      <w:r w:rsidR="00665086" w:rsidRPr="00AE5360">
        <w:t xml:space="preserve"> Reality lediglich zusätzlich eingeblendet. </w:t>
      </w:r>
      <w:r w:rsidR="00665086" w:rsidRPr="00AE5360">
        <w:rPr>
          <w:rStyle w:val="Funotenzeichen"/>
        </w:rPr>
        <w:footnoteReference w:id="12"/>
      </w:r>
      <w:r w:rsidR="00D8762B">
        <w:t xml:space="preserve"> </w:t>
      </w:r>
      <w:r w:rsidR="001549D7">
        <w:t xml:space="preserve">Diese Studienarbeit beschäftigt sich </w:t>
      </w:r>
      <w:r w:rsidR="007F1E58">
        <w:t xml:space="preserve">lediglich mit der Umsetzung der </w:t>
      </w:r>
      <w:proofErr w:type="spellStart"/>
      <w:r w:rsidR="007F1E58">
        <w:t>Augmented</w:t>
      </w:r>
      <w:proofErr w:type="spellEnd"/>
      <w:r w:rsidR="007F1E58">
        <w:t xml:space="preserve"> Reality</w:t>
      </w:r>
      <w:r w:rsidR="00C5158F">
        <w:t xml:space="preserve">. Die Vorgehensweise zur Erstellung der virtuellen Umgebung wird in Kapitel </w:t>
      </w:r>
      <w:proofErr w:type="spellStart"/>
      <w:r w:rsidR="00C5158F" w:rsidRPr="00C5158F">
        <w:rPr>
          <w:color w:val="FF0000"/>
        </w:rPr>
        <w:t>xx.xx</w:t>
      </w:r>
      <w:proofErr w:type="spellEnd"/>
      <w:r w:rsidR="00C5158F" w:rsidRPr="00C5158F">
        <w:rPr>
          <w:color w:val="FF0000"/>
        </w:rPr>
        <w:t xml:space="preserve"> </w:t>
      </w:r>
      <w:r w:rsidR="00C5158F">
        <w:t>beschrieben.</w:t>
      </w:r>
      <w:r w:rsidR="00CF4805">
        <w:br w:type="page"/>
      </w:r>
    </w:p>
    <w:p w14:paraId="4D7AEED1" w14:textId="3507E8FD" w:rsidR="00430B29" w:rsidRPr="00926CD4" w:rsidRDefault="00430B29" w:rsidP="005603F2">
      <w:pPr>
        <w:pStyle w:val="berschrift2"/>
        <w:numPr>
          <w:ilvl w:val="1"/>
          <w:numId w:val="1"/>
        </w:numPr>
        <w:spacing w:line="360" w:lineRule="auto"/>
      </w:pPr>
      <w:bookmarkStart w:id="75" w:name="_Toc6168734"/>
      <w:r w:rsidRPr="00926CD4">
        <w:lastRenderedPageBreak/>
        <w:t>T</w:t>
      </w:r>
      <w:r>
        <w:t>echnische</w:t>
      </w:r>
      <w:r w:rsidRPr="00926CD4">
        <w:t xml:space="preserve"> Grundlagen</w:t>
      </w:r>
      <w:bookmarkEnd w:id="75"/>
    </w:p>
    <w:p w14:paraId="0028A7C3" w14:textId="77777777" w:rsidR="0003659E" w:rsidRDefault="00F533EA" w:rsidP="005603F2">
      <w:pPr>
        <w:pStyle w:val="berschrift3"/>
        <w:numPr>
          <w:ilvl w:val="2"/>
          <w:numId w:val="1"/>
        </w:numPr>
        <w:spacing w:line="360" w:lineRule="auto"/>
      </w:pPr>
      <w:bookmarkStart w:id="76" w:name="_Toc6168735"/>
      <w:r>
        <w:t>NAO-Roboter</w:t>
      </w:r>
      <w:bookmarkEnd w:id="76"/>
    </w:p>
    <w:p w14:paraId="32B8A388" w14:textId="7964EF48" w:rsidR="001E3ACC" w:rsidRDefault="00CE794F" w:rsidP="00040DDB">
      <w:pPr>
        <w:pStyle w:val="FormatT1000"/>
      </w:pPr>
      <w:r>
        <w:t xml:space="preserve">NAO ist ein </w:t>
      </w:r>
      <w:r w:rsidR="00C636D4">
        <w:t xml:space="preserve">programmierbarer </w:t>
      </w:r>
      <w:r>
        <w:t>humanoider Roboter, der von der Firma Aldebaran Robotics entwickelt wurde</w:t>
      </w:r>
      <w:r w:rsidR="001E3ACC">
        <w:t xml:space="preserve"> und im Jahr</w:t>
      </w:r>
      <w:r w:rsidR="00B72E4C">
        <w:t xml:space="preserve"> </w:t>
      </w:r>
      <w:r w:rsidR="001E3ACC">
        <w:t>2006 zum ersten Mal an den Markt kam</w:t>
      </w:r>
      <w:r w:rsidR="00E10254">
        <w:t xml:space="preserve">. </w:t>
      </w:r>
      <w:r>
        <w:t>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ermöglicht. </w:t>
      </w:r>
    </w:p>
    <w:p w14:paraId="024E5281" w14:textId="502A3ED3" w:rsidR="00792512" w:rsidRDefault="00F66895" w:rsidP="00040DDB">
      <w:pPr>
        <w:pStyle w:val="FormatT1000"/>
      </w:pPr>
      <w:r>
        <w:t xml:space="preserve">Der Roboter ist ein mittelgroßer Roboter mit einer Größe von </w:t>
      </w:r>
      <w:r w:rsidR="00C636D4">
        <w:t>circa 60</w:t>
      </w:r>
      <w:r>
        <w:t xml:space="preserve"> cm. </w:t>
      </w:r>
      <w:r w:rsidR="00D55C46">
        <w:t xml:space="preserve">Der Roboter hat sich seit seiner Entwicklung stets weiterentwickelt, derzeit ist bereits die sechste Version auf dem Markt. </w:t>
      </w:r>
      <w:r w:rsidR="00792512">
        <w:t>D</w:t>
      </w:r>
      <w:r w:rsidR="007C65B7">
        <w:t>er Roboter hat sechs wichtige Charakteristika</w:t>
      </w:r>
      <w:r w:rsidR="00792512">
        <w:t>:</w:t>
      </w:r>
    </w:p>
    <w:p w14:paraId="70665B04" w14:textId="3EEC0426" w:rsidR="00CE794F" w:rsidRDefault="00792512" w:rsidP="005603F2">
      <w:pPr>
        <w:pStyle w:val="FormatT1000"/>
        <w:numPr>
          <w:ilvl w:val="0"/>
          <w:numId w:val="9"/>
        </w:numPr>
      </w:pPr>
      <w:r>
        <w:t xml:space="preserve">25 Freiheitsgrade: </w:t>
      </w:r>
      <w:r w:rsidR="00F66895">
        <w:t>Der Roboter verfügt über eine hohe Bewegungsfreiheit, da er aus 25 Gelenken besteh</w:t>
      </w:r>
      <w:r w:rsidR="001E3ACC">
        <w:t>t</w:t>
      </w:r>
      <w:r w:rsidR="00921634">
        <w:t>, die es ihm ermöglichen, sich in seiner Umgebung zu bewegen und anzupassen</w:t>
      </w:r>
      <w:r w:rsidR="007C65B7">
        <w:t>.</w:t>
      </w:r>
    </w:p>
    <w:p w14:paraId="46C84DF7" w14:textId="76E6BBC2" w:rsidR="00792512" w:rsidRDefault="00DE02ED" w:rsidP="005603F2">
      <w:pPr>
        <w:pStyle w:val="FormatT1000"/>
        <w:numPr>
          <w:ilvl w:val="0"/>
          <w:numId w:val="9"/>
        </w:numPr>
      </w:pPr>
      <w:r>
        <w:t>T</w:t>
      </w:r>
      <w:r w:rsidR="00921634">
        <w:t xml:space="preserve">ouch-Sensoren: </w:t>
      </w:r>
      <w:r w:rsidR="00675F6C">
        <w:t>Der NAO-Roboter ist mit 7 Touch-Sensoren ausgestattet. Diese befinden sich am Kopf, a</w:t>
      </w:r>
      <w:r w:rsidR="00D1413D">
        <w:t>n</w:t>
      </w:r>
      <w:r w:rsidR="00675F6C">
        <w:t xml:space="preserve"> den Händen und </w:t>
      </w:r>
      <w:r w:rsidR="008F0432">
        <w:t xml:space="preserve">den Füßen. </w:t>
      </w:r>
      <w:r w:rsidR="00D9693E">
        <w:t xml:space="preserve">Der Roboter kann seine Umgebung somit wahrnehmen und </w:t>
      </w:r>
      <w:r w:rsidR="00D1413D">
        <w:t>sich im Raum lokalisieren.</w:t>
      </w:r>
    </w:p>
    <w:p w14:paraId="2A89E984" w14:textId="4806CBDD" w:rsidR="00D1413D" w:rsidRDefault="00B72E4C" w:rsidP="005603F2">
      <w:pPr>
        <w:pStyle w:val="FormatT1000"/>
        <w:numPr>
          <w:ilvl w:val="0"/>
          <w:numId w:val="9"/>
        </w:numPr>
      </w:pPr>
      <w:r>
        <w:t xml:space="preserve">4 Mikrophone und Lautsprecher: </w:t>
      </w:r>
      <w:r w:rsidR="00DE02ED">
        <w:t xml:space="preserve">Die Mikrophone und Lautsprecher ermöglichen die direkte </w:t>
      </w:r>
      <w:r>
        <w:t>Interaktion mit Menschen.</w:t>
      </w:r>
    </w:p>
    <w:p w14:paraId="7AE5F467" w14:textId="6FADA56E" w:rsidR="00B72E4C" w:rsidRDefault="00B72E4C" w:rsidP="005603F2">
      <w:pPr>
        <w:pStyle w:val="FormatT1000"/>
        <w:numPr>
          <w:ilvl w:val="0"/>
          <w:numId w:val="9"/>
        </w:numPr>
      </w:pPr>
      <w:r>
        <w:t>Spracherkennung: Der Roboter verfügt über</w:t>
      </w:r>
      <w:r w:rsidR="00E10254">
        <w:t xml:space="preserve"> </w:t>
      </w:r>
      <w:r w:rsidR="0056550A">
        <w:t xml:space="preserve">Spracherkennungssysteme, die </w:t>
      </w:r>
      <w:r w:rsidR="00DE02ED">
        <w:t>20 verschiedene Sprachen unterstützen.</w:t>
      </w:r>
    </w:p>
    <w:p w14:paraId="73B072EE" w14:textId="7B8DB819" w:rsidR="00DE02ED" w:rsidRDefault="00DE02ED" w:rsidP="005603F2">
      <w:pPr>
        <w:pStyle w:val="FormatT1000"/>
        <w:numPr>
          <w:ilvl w:val="0"/>
          <w:numId w:val="9"/>
        </w:numPr>
      </w:pPr>
      <w:r>
        <w:t xml:space="preserve">2D-Kameras: NAO ist mit 2 Kameras ausgestattet, die Umrisse, Objekte und </w:t>
      </w:r>
      <w:r w:rsidR="00F1656B">
        <w:t>Menschen erkennen können.</w:t>
      </w:r>
    </w:p>
    <w:p w14:paraId="06DC8621" w14:textId="56F32172" w:rsidR="00F1656B" w:rsidRDefault="00F1656B" w:rsidP="005603F2">
      <w:pPr>
        <w:pStyle w:val="FormatT1000"/>
        <w:numPr>
          <w:ilvl w:val="0"/>
          <w:numId w:val="9"/>
        </w:numPr>
      </w:pPr>
      <w:r>
        <w:t>Voll programmierbare Plattform:  Der Roboter ist frei programmierbar</w:t>
      </w:r>
      <w:r w:rsidR="0010230F">
        <w:t xml:space="preserve"> in den Sprachen C# und Python</w:t>
      </w:r>
      <w:r w:rsidR="00D55C46">
        <w:t xml:space="preserve">. </w:t>
      </w:r>
      <w:r w:rsidR="00D55C46">
        <w:rPr>
          <w:rStyle w:val="Funotenzeichen"/>
        </w:rPr>
        <w:footnoteReference w:id="13"/>
      </w:r>
    </w:p>
    <w:p w14:paraId="21BEA30A" w14:textId="77777777" w:rsidR="00C636D4" w:rsidRDefault="00C636D4" w:rsidP="00040DDB">
      <w:pPr>
        <w:pStyle w:val="FormatT1000"/>
      </w:pPr>
    </w:p>
    <w:p w14:paraId="18F88A68" w14:textId="77777777" w:rsidR="007A7CA2" w:rsidRDefault="00285528" w:rsidP="001C2567">
      <w:pPr>
        <w:pStyle w:val="FormatT1000"/>
        <w:jc w:val="center"/>
      </w:pPr>
      <w:r>
        <w:rPr>
          <w:noProof/>
        </w:rPr>
        <w:lastRenderedPageBreak/>
        <w:drawing>
          <wp:inline distT="0" distB="0" distL="0" distR="0" wp14:anchorId="7C54E1E5" wp14:editId="55B0057D">
            <wp:extent cx="3474720" cy="4075403"/>
            <wp:effectExtent l="0" t="0" r="0" b="1905"/>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5315" cy="4158201"/>
                    </a:xfrm>
                    <a:prstGeom prst="rect">
                      <a:avLst/>
                    </a:prstGeom>
                    <a:noFill/>
                    <a:ln>
                      <a:noFill/>
                    </a:ln>
                  </pic:spPr>
                </pic:pic>
              </a:graphicData>
            </a:graphic>
          </wp:inline>
        </w:drawing>
      </w:r>
    </w:p>
    <w:p w14:paraId="2AB4F6E9" w14:textId="13E5BA7E" w:rsidR="007A7CA2" w:rsidRDefault="007A7CA2" w:rsidP="007757CE">
      <w:pPr>
        <w:pStyle w:val="Beschriftung"/>
        <w:spacing w:line="360" w:lineRule="auto"/>
        <w:jc w:val="center"/>
      </w:pPr>
      <w:bookmarkStart w:id="77" w:name="_Toc6168766"/>
      <w:r>
        <w:t xml:space="preserve">Abbildung </w:t>
      </w:r>
      <w:r>
        <w:fldChar w:fldCharType="begin"/>
      </w:r>
      <w:r>
        <w:instrText xml:space="preserve"> SEQ Abbildung \* ARABIC </w:instrText>
      </w:r>
      <w:r>
        <w:fldChar w:fldCharType="separate"/>
      </w:r>
      <w:r w:rsidR="00445C84">
        <w:rPr>
          <w:noProof/>
        </w:rPr>
        <w:t>3</w:t>
      </w:r>
      <w:r>
        <w:fldChar w:fldCharType="end"/>
      </w:r>
      <w:r>
        <w:t xml:space="preserve">: NAO-Roboter </w:t>
      </w:r>
      <w:r>
        <w:rPr>
          <w:rStyle w:val="Funotenzeichen"/>
        </w:rPr>
        <w:footnoteReference w:id="14"/>
      </w:r>
      <w:bookmarkEnd w:id="77"/>
    </w:p>
    <w:p w14:paraId="6150E747" w14:textId="77777777" w:rsidR="00E05BD8" w:rsidRPr="00E05BD8" w:rsidRDefault="00E05BD8" w:rsidP="00E05BD8"/>
    <w:p w14:paraId="56D718D8" w14:textId="4156D4E0" w:rsidR="00AE5360" w:rsidRDefault="009F3BDC" w:rsidP="00040DDB">
      <w:pPr>
        <w:pStyle w:val="FormatT1000"/>
      </w:pPr>
      <w:r>
        <w:t xml:space="preserve">In den Roboter ist das Betriebssystem </w:t>
      </w:r>
      <w:proofErr w:type="spellStart"/>
      <w:r>
        <w:t>NAOqi</w:t>
      </w:r>
      <w:proofErr w:type="spellEnd"/>
      <w:r w:rsidR="00C636D4">
        <w:t xml:space="preserve"> integriert</w:t>
      </w:r>
      <w:r w:rsidR="00A23E4A">
        <w:t xml:space="preserve"> und kontrolliert das Verhalten des Roboters</w:t>
      </w:r>
      <w:r w:rsidR="00C636D4">
        <w:t xml:space="preserve">. </w:t>
      </w:r>
      <w:r w:rsidR="008A23C9">
        <w:t xml:space="preserve">Das Betriebssystem </w:t>
      </w:r>
      <w:r w:rsidR="00C636D4">
        <w:t xml:space="preserve">wird bei allen Robotern der Firma Aldebaran eingesetzt und bietet eine zuverlässige und plattformunabhängige </w:t>
      </w:r>
      <w:proofErr w:type="spellStart"/>
      <w:r w:rsidR="00C636D4">
        <w:t>Robotikumgebung</w:t>
      </w:r>
      <w:proofErr w:type="spellEnd"/>
      <w:r w:rsidR="00C636D4">
        <w:t xml:space="preserve">. Der </w:t>
      </w:r>
      <w:r w:rsidR="00E81A32">
        <w:t>Roboter</w:t>
      </w:r>
      <w:r w:rsidR="00C636D4">
        <w:t xml:space="preserve">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kann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5"/>
      </w:r>
    </w:p>
    <w:p w14:paraId="3243B416" w14:textId="0B0A8BD8" w:rsidR="00A90278" w:rsidRPr="00845341" w:rsidRDefault="00AE5360" w:rsidP="00AE5360">
      <w:pPr>
        <w:rPr>
          <w:rFonts w:eastAsiaTheme="minorEastAsia"/>
          <w:sz w:val="24"/>
          <w:szCs w:val="24"/>
          <w:lang w:bidi="en-US"/>
        </w:rPr>
      </w:pPr>
      <w:r>
        <w:br w:type="page"/>
      </w:r>
    </w:p>
    <w:p w14:paraId="5C71433E" w14:textId="4B3AB054" w:rsidR="00827A2F" w:rsidRDefault="00D51E05" w:rsidP="005603F2">
      <w:pPr>
        <w:pStyle w:val="berschrift3"/>
        <w:numPr>
          <w:ilvl w:val="2"/>
          <w:numId w:val="1"/>
        </w:numPr>
        <w:spacing w:line="360" w:lineRule="auto"/>
      </w:pPr>
      <w:bookmarkStart w:id="78" w:name="_Toc6168736"/>
      <w:proofErr w:type="spellStart"/>
      <w:r>
        <w:lastRenderedPageBreak/>
        <w:t>Choreographe</w:t>
      </w:r>
      <w:proofErr w:type="spellEnd"/>
      <w:r w:rsidR="00A15790">
        <w:t xml:space="preserve"> Suite</w:t>
      </w:r>
      <w:bookmarkEnd w:id="78"/>
    </w:p>
    <w:p w14:paraId="002D870E" w14:textId="34BA29FE" w:rsidR="00D51E05" w:rsidRDefault="0010230F" w:rsidP="00040DDB">
      <w:pPr>
        <w:pStyle w:val="FormatT1000"/>
      </w:pPr>
      <w:r>
        <w:t xml:space="preserve">Die </w:t>
      </w:r>
      <w:proofErr w:type="spellStart"/>
      <w:r w:rsidR="00C879A1">
        <w:t>Choreographe</w:t>
      </w:r>
      <w:proofErr w:type="spellEnd"/>
      <w:r>
        <w:t xml:space="preserve"> Suite</w:t>
      </w:r>
      <w:r w:rsidR="00C879A1">
        <w:t xml:space="preserve"> ist eine Desktop-Anwendung</w:t>
      </w:r>
      <w:r w:rsidR="002B3F81">
        <w:t xml:space="preserve">, die zur Steuerung des </w:t>
      </w:r>
      <w:proofErr w:type="spellStart"/>
      <w:r w:rsidR="002B3F81">
        <w:t>N</w:t>
      </w:r>
      <w:r w:rsidR="00102663">
        <w:t>ao</w:t>
      </w:r>
      <w:proofErr w:type="spellEnd"/>
      <w:r w:rsidR="002B3F81">
        <w:t xml:space="preserve">-Roboters verwendet werden kann. </w:t>
      </w:r>
      <w:r w:rsidR="00FF4EBD">
        <w:t xml:space="preserve">Über die Software kann </w:t>
      </w:r>
      <w:r w:rsidR="00AB60F6">
        <w:t>nach</w:t>
      </w:r>
      <w:r w:rsidR="00FF4EBD">
        <w:t xml:space="preserve"> Angabe der zugehörigen IP-Adresse des </w:t>
      </w:r>
      <w:proofErr w:type="spellStart"/>
      <w:r w:rsidR="00FF4EBD">
        <w:t>Nao</w:t>
      </w:r>
      <w:proofErr w:type="spellEnd"/>
      <w:r w:rsidR="00FF4EBD">
        <w:t>-Roboters, d</w:t>
      </w:r>
      <w:r w:rsidR="00AB60F6">
        <w:t>er Roboter</w:t>
      </w:r>
      <w:r w:rsidR="00FF4EBD">
        <w:t xml:space="preserve"> direkt angebunden werden und sein Verhalten kontrolliert und gesteuert werden. </w:t>
      </w:r>
      <w:r w:rsidR="00AB60F6">
        <w:t xml:space="preserve">Es können </w:t>
      </w:r>
      <w:r w:rsidR="00FF4EBD">
        <w:t xml:space="preserve">individuelle Applikationen erstellt werden, die beispielsweise Dialoge oder Verhalten enthalten, </w:t>
      </w:r>
      <w:r w:rsidR="00AB60F6">
        <w:t xml:space="preserve">ohne </w:t>
      </w:r>
      <w:r w:rsidR="009F21E6">
        <w:t xml:space="preserve">selbst Code zu schreiben. </w:t>
      </w:r>
      <w:r w:rsidR="008F6A2A">
        <w:br/>
      </w:r>
      <w:r w:rsidR="007F1DE2">
        <w:t>Die Anwendung verfügt über die folgenden Funktionen</w:t>
      </w:r>
      <w:r w:rsidR="001F490E">
        <w:t>:</w:t>
      </w:r>
    </w:p>
    <w:p w14:paraId="1AFAD7F6" w14:textId="640B5B10" w:rsidR="001F490E" w:rsidRDefault="001F490E" w:rsidP="005603F2">
      <w:pPr>
        <w:pStyle w:val="FormatT1000"/>
        <w:numPr>
          <w:ilvl w:val="0"/>
          <w:numId w:val="8"/>
        </w:numPr>
      </w:pPr>
      <w:r>
        <w:t>Erstellen von Animationen, Verhalten und Dialogen</w:t>
      </w:r>
    </w:p>
    <w:p w14:paraId="22B14FDA" w14:textId="1E231165" w:rsidR="001F490E" w:rsidRDefault="00D00079" w:rsidP="005603F2">
      <w:pPr>
        <w:pStyle w:val="FormatT1000"/>
        <w:numPr>
          <w:ilvl w:val="0"/>
          <w:numId w:val="8"/>
        </w:numPr>
      </w:pPr>
      <w:r>
        <w:t>Testen der erstellten Funktionen auf einem simulierten oder realen Roboter</w:t>
      </w:r>
    </w:p>
    <w:p w14:paraId="425F1201" w14:textId="662FDABD" w:rsidR="00D00079" w:rsidRDefault="000F6637" w:rsidP="005603F2">
      <w:pPr>
        <w:pStyle w:val="FormatT1000"/>
        <w:numPr>
          <w:ilvl w:val="0"/>
          <w:numId w:val="8"/>
        </w:numPr>
      </w:pPr>
      <w:r>
        <w:t xml:space="preserve">Überwachung und Kontrolle eines </w:t>
      </w:r>
      <w:proofErr w:type="spellStart"/>
      <w:r>
        <w:t>Nao</w:t>
      </w:r>
      <w:proofErr w:type="spellEnd"/>
      <w:r>
        <w:t>-Roboters</w:t>
      </w:r>
    </w:p>
    <w:p w14:paraId="68E3A09D" w14:textId="131DB3CF" w:rsidR="004A6E58" w:rsidRDefault="008F6A2A" w:rsidP="005603F2">
      <w:pPr>
        <w:pStyle w:val="FormatT1000"/>
        <w:numPr>
          <w:ilvl w:val="0"/>
          <w:numId w:val="8"/>
        </w:numPr>
      </w:pPr>
      <w:r>
        <w:t>Anreicherung der vordefinierten Verhaltensskripte mit selbst implementiertem Python-Code.</w:t>
      </w:r>
      <w:r w:rsidR="00C57EAB">
        <w:t xml:space="preserve"> </w:t>
      </w:r>
      <w:r w:rsidR="00C57EAB">
        <w:rPr>
          <w:rStyle w:val="Funotenzeichen"/>
        </w:rPr>
        <w:footnoteReference w:id="16"/>
      </w:r>
    </w:p>
    <w:p w14:paraId="7587D900" w14:textId="77777777" w:rsidR="00102663" w:rsidRDefault="00102663" w:rsidP="00040DDB">
      <w:pPr>
        <w:pStyle w:val="FormatT1000"/>
      </w:pPr>
    </w:p>
    <w:p w14:paraId="1C62C78D" w14:textId="4516EA53" w:rsidR="00A23139" w:rsidRDefault="00A23139" w:rsidP="001C2567">
      <w:pPr>
        <w:pStyle w:val="FormatT1000"/>
        <w:jc w:val="center"/>
      </w:pPr>
      <w:commentRangeStart w:id="79"/>
      <w:commentRangeStart w:id="80"/>
      <w:r>
        <w:rPr>
          <w:noProof/>
        </w:rPr>
        <w:drawing>
          <wp:inline distT="0" distB="0" distL="0" distR="0" wp14:anchorId="11AB3322" wp14:editId="522BFB4F">
            <wp:extent cx="4063900" cy="26974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0533" cy="2728434"/>
                    </a:xfrm>
                    <a:prstGeom prst="rect">
                      <a:avLst/>
                    </a:prstGeom>
                  </pic:spPr>
                </pic:pic>
              </a:graphicData>
            </a:graphic>
          </wp:inline>
        </w:drawing>
      </w:r>
      <w:commentRangeEnd w:id="79"/>
      <w:commentRangeEnd w:id="80"/>
      <w:r w:rsidR="00136CBD">
        <w:rPr>
          <w:rStyle w:val="Kommentarzeichen"/>
          <w:rFonts w:eastAsiaTheme="minorHAnsi"/>
          <w:lang w:eastAsia="en-US" w:bidi="ar-SA"/>
        </w:rPr>
        <w:commentReference w:id="79"/>
      </w:r>
      <w:r w:rsidR="00B33E78">
        <w:rPr>
          <w:rStyle w:val="Kommentarzeichen"/>
          <w:rFonts w:eastAsiaTheme="minorHAnsi"/>
          <w:lang w:bidi="ar-SA"/>
        </w:rPr>
        <w:commentReference w:id="80"/>
      </w:r>
    </w:p>
    <w:p w14:paraId="285F85AC" w14:textId="77777777" w:rsidR="007757CE" w:rsidRDefault="007757CE" w:rsidP="00040DDB">
      <w:pPr>
        <w:pStyle w:val="FormatT1000"/>
      </w:pPr>
    </w:p>
    <w:p w14:paraId="156CF292" w14:textId="57CE12BC" w:rsidR="00E12B02" w:rsidRPr="00130CB3" w:rsidRDefault="006315CB" w:rsidP="00040DDB">
      <w:pPr>
        <w:pStyle w:val="FormatT1000"/>
      </w:pPr>
      <w:r>
        <w:t xml:space="preserve">Die Abbildung </w:t>
      </w:r>
      <w:proofErr w:type="spellStart"/>
      <w:r w:rsidRPr="00153A27">
        <w:rPr>
          <w:color w:val="FF0000"/>
        </w:rPr>
        <w:t>xx.xx</w:t>
      </w:r>
      <w:proofErr w:type="spellEnd"/>
      <w:r w:rsidRPr="00153A27">
        <w:rPr>
          <w:color w:val="FF0000"/>
        </w:rPr>
        <w:t xml:space="preserve"> </w:t>
      </w:r>
      <w:r>
        <w:t>zeigt</w:t>
      </w:r>
      <w:r w:rsidR="00961896">
        <w:t xml:space="preserve"> die Struktur des Software-Tools. Die Benutzero</w:t>
      </w:r>
      <w:r w:rsidR="00F8711C">
        <w:t>b</w:t>
      </w:r>
      <w:r w:rsidR="00961896">
        <w:t>erfläche lässt sich in verschiedene Bereiche gliedern</w:t>
      </w:r>
      <w:r w:rsidR="009E27FC">
        <w:t xml:space="preserve">. Das Project Files Panel </w:t>
      </w:r>
      <w:r w:rsidR="008D5727">
        <w:t>(1) zeigt alle vom Anwender konfigurierten Einstellungen des angelegten Projektes sowie alle gespeicherten Dateien</w:t>
      </w:r>
      <w:r w:rsidR="004A6E58">
        <w:t xml:space="preserve"> </w:t>
      </w:r>
      <w:r w:rsidR="004A6E58">
        <w:lastRenderedPageBreak/>
        <w:t>innerhalb des Projekts</w:t>
      </w:r>
      <w:r w:rsidR="008D5727">
        <w:t xml:space="preserve">. Das Flow </w:t>
      </w:r>
      <w:proofErr w:type="spellStart"/>
      <w:r w:rsidR="008D5727">
        <w:t>Diagram</w:t>
      </w:r>
      <w:proofErr w:type="spellEnd"/>
      <w:r w:rsidR="008D5727">
        <w:t xml:space="preserve"> Panel (2)</w:t>
      </w:r>
      <w:r w:rsidR="00922C35">
        <w:t xml:space="preserve"> dient zur Übersicht aller verfügbaren B</w:t>
      </w:r>
      <w:r w:rsidR="00AB1F5E">
        <w:t>ox</w:t>
      </w:r>
      <w:r w:rsidR="00542D4A">
        <w:t xml:space="preserve">-Bibliotheken. Der Anwender kann diese vordefinierten Skripte </w:t>
      </w:r>
      <w:r w:rsidR="003C428B">
        <w:t>per Drag-and-Drop in d</w:t>
      </w:r>
      <w:r w:rsidR="00684670">
        <w:t xml:space="preserve">as Flow </w:t>
      </w:r>
      <w:proofErr w:type="spellStart"/>
      <w:r w:rsidR="00684670">
        <w:t>Diagram</w:t>
      </w:r>
      <w:proofErr w:type="spellEnd"/>
      <w:r w:rsidR="00684670">
        <w:t xml:space="preserve"> Panel (3) ziehen. Die Box-Bibliotheken </w:t>
      </w:r>
      <w:r w:rsidR="00F110D7">
        <w:t>stellen wiederverwendbare Komponente</w:t>
      </w:r>
      <w:r w:rsidR="004A6E58">
        <w:t>n</w:t>
      </w:r>
      <w:r w:rsidR="00F110D7">
        <w:t xml:space="preserve"> dar, die </w:t>
      </w:r>
      <w:r w:rsidR="00D67463">
        <w:t xml:space="preserve">das Verhalten des </w:t>
      </w:r>
      <w:proofErr w:type="spellStart"/>
      <w:r w:rsidR="00D67463">
        <w:t>Nao</w:t>
      </w:r>
      <w:proofErr w:type="spellEnd"/>
      <w:r w:rsidR="00D67463">
        <w:t xml:space="preserve">-Roboters steuern können. Viele </w:t>
      </w:r>
      <w:r w:rsidR="00A16853">
        <w:t>Standard-</w:t>
      </w:r>
      <w:r w:rsidR="00D67463">
        <w:t>Funktionen</w:t>
      </w:r>
      <w:r w:rsidR="00A16853">
        <w:t>, wie beispielsweise Reden oder Gehen,</w:t>
      </w:r>
      <w:r w:rsidR="00D67463">
        <w:t xml:space="preserve"> sind bereits vor</w:t>
      </w:r>
      <w:r w:rsidR="00A16853">
        <w:t>definiert und können sofort verwendet werden</w:t>
      </w:r>
      <w:r w:rsidR="00A23139">
        <w:t xml:space="preserve">. </w:t>
      </w:r>
      <w:r w:rsidR="00A16853">
        <w:t>Sollte der Anwender spez</w:t>
      </w:r>
      <w:r w:rsidR="00E47C94">
        <w:t xml:space="preserve">ifischere Aktionen </w:t>
      </w:r>
      <w:r w:rsidR="004A6E58">
        <w:t>brauchen, kann er selbst eine Box-Bibliothek anlegen und das Verhalten über ein Python-Skript definieren.</w:t>
      </w:r>
      <w:r w:rsidR="00520A7C">
        <w:t xml:space="preserve"> In dem Panel Flow </w:t>
      </w:r>
      <w:proofErr w:type="spellStart"/>
      <w:r w:rsidR="00520A7C">
        <w:t>Diagram</w:t>
      </w:r>
      <w:proofErr w:type="spellEnd"/>
      <w:r w:rsidR="00520A7C">
        <w:t xml:space="preserve"> kann das gewünschte Verhalten des </w:t>
      </w:r>
      <w:proofErr w:type="spellStart"/>
      <w:r w:rsidR="00520A7C">
        <w:t>Nao</w:t>
      </w:r>
      <w:proofErr w:type="spellEnd"/>
      <w:r w:rsidR="00520A7C">
        <w:t xml:space="preserve">-Roboters definiert werden. Die Box-Bibliotheken können in einem Flussdiagramm miteinander verknüpft werden und </w:t>
      </w:r>
      <w:r w:rsidR="004C6425">
        <w:t xml:space="preserve">an den Roboter gesendet werden. Der </w:t>
      </w:r>
      <w:proofErr w:type="spellStart"/>
      <w:r w:rsidR="004C6425">
        <w:t>Nao</w:t>
      </w:r>
      <w:proofErr w:type="spellEnd"/>
      <w:r w:rsidR="004C6425">
        <w:t xml:space="preserve"> </w:t>
      </w:r>
      <w:r w:rsidR="009005EF">
        <w:t>führt dann in der definierten Reihenfolge die Aktionen aus.</w:t>
      </w:r>
      <w:r w:rsidR="007E4E03">
        <w:t xml:space="preserve"> Das Verhalten des Roboters kann ebenso in dem Robot View Panel (4) direkt nachvollzogen werden.</w:t>
      </w:r>
      <w:r w:rsidR="00CD23AD">
        <w:t xml:space="preserve"> In dem Inspector Panel (5) </w:t>
      </w:r>
      <w:r w:rsidR="00911178">
        <w:t>werden Eigenschaften des ausgewählten Objekts angezeigt, die durch den Anwender konfiguriert werden können.</w:t>
      </w:r>
    </w:p>
    <w:p w14:paraId="1398A32E" w14:textId="61B8C91E" w:rsidR="00C57EAB" w:rsidRDefault="00C57EAB" w:rsidP="00040DDB">
      <w:pPr>
        <w:pStyle w:val="FormatT1000"/>
      </w:pPr>
    </w:p>
    <w:p w14:paraId="70E175EE" w14:textId="05062076" w:rsidR="00845341" w:rsidRPr="007757CE" w:rsidRDefault="00911178" w:rsidP="00040DDB">
      <w:pPr>
        <w:pStyle w:val="FormatT1000"/>
      </w:pPr>
      <w:commentRangeStart w:id="81"/>
      <w:r w:rsidRPr="00153A27">
        <w:t>BILD BEISPIEL FLUSSDIAGRAMM</w:t>
      </w:r>
      <w:commentRangeEnd w:id="81"/>
      <w:r w:rsidR="005B323F">
        <w:rPr>
          <w:rStyle w:val="Kommentarzeichen"/>
          <w:rFonts w:eastAsiaTheme="minorHAnsi"/>
          <w:lang w:eastAsia="en-US" w:bidi="ar-SA"/>
        </w:rPr>
        <w:commentReference w:id="81"/>
      </w:r>
      <w:r w:rsidR="00845341">
        <w:br w:type="page"/>
      </w:r>
    </w:p>
    <w:p w14:paraId="6DA2DC48" w14:textId="60F4637D" w:rsidR="0003659E" w:rsidRDefault="0003659E" w:rsidP="005603F2">
      <w:pPr>
        <w:pStyle w:val="berschrift3"/>
        <w:numPr>
          <w:ilvl w:val="2"/>
          <w:numId w:val="1"/>
        </w:numPr>
        <w:spacing w:line="360" w:lineRule="auto"/>
      </w:pPr>
      <w:bookmarkStart w:id="82" w:name="_Toc6168737"/>
      <w:r>
        <w:lastRenderedPageBreak/>
        <w:t>HTC Vive</w:t>
      </w:r>
      <w:r w:rsidR="001E3ACC">
        <w:t xml:space="preserve"> Pro</w:t>
      </w:r>
      <w:bookmarkEnd w:id="82"/>
    </w:p>
    <w:p w14:paraId="1BE998D7" w14:textId="7D7FFF56" w:rsidR="00D32396" w:rsidRDefault="001E3ACC" w:rsidP="00040DDB">
      <w:pPr>
        <w:pStyle w:val="FormatT1000"/>
      </w:pPr>
      <w:r>
        <w:t>Die HTC Vive</w:t>
      </w:r>
      <w:r w:rsidR="00D32396">
        <w:t xml:space="preserve"> Pro</w:t>
      </w:r>
      <w:r>
        <w:t xml:space="preserve"> ist ein Virtual-Reality-Headset des für Smartphone bekannten Herstellers HTC</w:t>
      </w:r>
      <w:r w:rsidR="00AD50BA">
        <w:t>, das in Kollaboration</w:t>
      </w:r>
      <w:r>
        <w:t xml:space="preserve"> mit dem Softwareunternehmen Valve</w:t>
      </w:r>
      <w:r w:rsidR="00AD50BA">
        <w:t xml:space="preserve"> entwickelt wurde</w:t>
      </w:r>
      <w:r>
        <w:t xml:space="preserve">. </w:t>
      </w:r>
      <w:r w:rsidR="00D32396">
        <w:t xml:space="preserve">Vorgestellt wurde der Vorgänger HTC Vive erstmalig im Jahr 2015 bei dem Mobile World </w:t>
      </w:r>
      <w:proofErr w:type="spellStart"/>
      <w:r w:rsidR="00D32396">
        <w:t>Congress</w:t>
      </w:r>
      <w:proofErr w:type="spellEnd"/>
      <w:r w:rsidR="00D32396">
        <w:t xml:space="preserve">, die Markteinführung erfolgte im </w:t>
      </w:r>
      <w:r w:rsidR="00576963">
        <w:t>nach</w:t>
      </w:r>
      <w:r w:rsidR="00102663">
        <w:t>folgenden Jahr</w:t>
      </w:r>
      <w:r w:rsidR="00D32396">
        <w:t xml:space="preserve">. Das neue Modell HTC Vive Pro, welches </w:t>
      </w:r>
      <w:r w:rsidR="00CD0811">
        <w:t>bei der</w:t>
      </w:r>
      <w:r w:rsidR="00D32396">
        <w:t xml:space="preserve"> Durchführung dieser Studienarbeit verwendet wurde, kam drei Jahre später mit verbesserter Technologie auf den Markt.</w:t>
      </w:r>
    </w:p>
    <w:p w14:paraId="6B993A82" w14:textId="77777777" w:rsidR="00D32396" w:rsidRDefault="00D32396" w:rsidP="00040DDB">
      <w:pPr>
        <w:pStyle w:val="FormatT1000"/>
      </w:pPr>
    </w:p>
    <w:p w14:paraId="70667539" w14:textId="77777777" w:rsidR="00D32396" w:rsidRDefault="00D32396" w:rsidP="001700AD">
      <w:pPr>
        <w:keepNext/>
        <w:spacing w:line="360" w:lineRule="auto"/>
        <w:jc w:val="center"/>
      </w:pPr>
      <w:r>
        <w:rPr>
          <w:noProof/>
        </w:rPr>
        <w:drawing>
          <wp:inline distT="0" distB="0" distL="0" distR="0" wp14:anchorId="2736DFE8" wp14:editId="1394442E">
            <wp:extent cx="3581400" cy="2563956"/>
            <wp:effectExtent l="0" t="0" r="0" b="8255"/>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967" cy="2589419"/>
                    </a:xfrm>
                    <a:prstGeom prst="rect">
                      <a:avLst/>
                    </a:prstGeom>
                    <a:noFill/>
                    <a:ln>
                      <a:noFill/>
                    </a:ln>
                  </pic:spPr>
                </pic:pic>
              </a:graphicData>
            </a:graphic>
          </wp:inline>
        </w:drawing>
      </w:r>
    </w:p>
    <w:p w14:paraId="25AC1068" w14:textId="6903EDA0" w:rsidR="00D32396" w:rsidRPr="001E3ACC" w:rsidRDefault="00D32396" w:rsidP="001700AD">
      <w:pPr>
        <w:pStyle w:val="Beschriftung"/>
        <w:spacing w:line="360" w:lineRule="auto"/>
        <w:jc w:val="center"/>
      </w:pPr>
      <w:bookmarkStart w:id="83" w:name="_Toc5462309"/>
      <w:bookmarkStart w:id="84" w:name="_Toc6168767"/>
      <w:r>
        <w:t xml:space="preserve">Abbildung </w:t>
      </w:r>
      <w:r>
        <w:rPr>
          <w:noProof/>
        </w:rPr>
        <w:fldChar w:fldCharType="begin"/>
      </w:r>
      <w:r>
        <w:rPr>
          <w:noProof/>
        </w:rPr>
        <w:instrText xml:space="preserve"> SEQ Abbildung \* ARABIC </w:instrText>
      </w:r>
      <w:r>
        <w:rPr>
          <w:noProof/>
        </w:rPr>
        <w:fldChar w:fldCharType="separate"/>
      </w:r>
      <w:r w:rsidR="00445C84">
        <w:rPr>
          <w:noProof/>
        </w:rPr>
        <w:t>4</w:t>
      </w:r>
      <w:r>
        <w:rPr>
          <w:noProof/>
        </w:rPr>
        <w:fldChar w:fldCharType="end"/>
      </w:r>
      <w:r>
        <w:t>: HTC VIVE Pro</w:t>
      </w:r>
      <w:r>
        <w:rPr>
          <w:rStyle w:val="Funotenzeichen"/>
        </w:rPr>
        <w:footnoteReference w:id="17"/>
      </w:r>
      <w:bookmarkEnd w:id="83"/>
      <w:bookmarkEnd w:id="84"/>
    </w:p>
    <w:p w14:paraId="54FE33A1" w14:textId="77777777" w:rsidR="00D32396" w:rsidRDefault="00D32396" w:rsidP="00040DDB">
      <w:pPr>
        <w:pStyle w:val="FormatT1000"/>
      </w:pPr>
    </w:p>
    <w:p w14:paraId="370F9D20" w14:textId="25644954" w:rsidR="00D32396" w:rsidRDefault="001E3ACC" w:rsidP="00040DDB">
      <w:pPr>
        <w:pStyle w:val="FormatT1000"/>
      </w:pPr>
      <w:r>
        <w:t xml:space="preserve">Ausgestattet ist </w:t>
      </w:r>
      <w:r w:rsidR="00D32396">
        <w:t>die HTC Vive Pro</w:t>
      </w:r>
      <w:r>
        <w:t xml:space="preserve"> mit einer </w:t>
      </w:r>
      <w:proofErr w:type="spellStart"/>
      <w:r>
        <w:t>High-Fidelity</w:t>
      </w:r>
      <w:proofErr w:type="spellEnd"/>
      <w:r>
        <w:t xml:space="preserve">-Grafik, womit realistisch Grafiken virtueller Umgebung dargestellt werden können.  </w:t>
      </w:r>
      <w:r w:rsidR="00D32396">
        <w:t xml:space="preserve">Das eingebaute Dual-OLED-System stellt pro Auge 1440 x </w:t>
      </w:r>
      <w:r w:rsidR="00F11710">
        <w:t>160</w:t>
      </w:r>
      <w:r w:rsidR="00D32396">
        <w:t xml:space="preserve">0 Pixel dar. </w:t>
      </w:r>
      <w:r w:rsidR="004A12C1">
        <w:t>Über die 32 eingebauten Headset-Sensoren wird eine 360 Grad Bewegungsverfolgung ermöglicht</w:t>
      </w:r>
      <w:r w:rsidR="00D32396">
        <w:t xml:space="preserve">, sodass der Anwender </w:t>
      </w:r>
      <w:r w:rsidR="008A70D3">
        <w:t>ringsum</w:t>
      </w:r>
      <w:r w:rsidR="00D32396">
        <w:t xml:space="preserve"> von den virtuell erstellten Bildern umgeben ist. </w:t>
      </w:r>
      <w:r w:rsidR="00F11710">
        <w:t xml:space="preserve">Die </w:t>
      </w:r>
      <w:r w:rsidR="005A687E">
        <w:t xml:space="preserve">virtuelle </w:t>
      </w:r>
      <w:r w:rsidR="00F11710">
        <w:t xml:space="preserve">räumliche Ebene kann bis zu einer Größe von </w:t>
      </w:r>
      <w:r w:rsidR="001C24ED">
        <w:t xml:space="preserve"> </w:t>
      </w:r>
      <w:r w:rsidR="00F11710">
        <w:t xml:space="preserve"> </w:t>
      </w:r>
      <w:r w:rsidR="008A70D3">
        <w:t xml:space="preserve">     </w:t>
      </w:r>
      <w:r w:rsidR="00F11710">
        <w:t>5x5 Metern angezeigt werden.</w:t>
      </w:r>
      <w:r w:rsidR="005A687E">
        <w:t xml:space="preserve"> Um das Erlebnis abzurunden, sind zusätzlich zu dem Bildschirm Kopfhörer in den Kopfbügel der neuen Version des Headsets integriert. </w:t>
      </w:r>
      <w:r w:rsidR="00D32396">
        <w:rPr>
          <w:rStyle w:val="Funotenzeichen"/>
        </w:rPr>
        <w:footnoteReference w:id="18"/>
      </w:r>
    </w:p>
    <w:p w14:paraId="17E5B13E" w14:textId="7BB4A103" w:rsidR="00430B29" w:rsidRDefault="00F533EA" w:rsidP="005603F2">
      <w:pPr>
        <w:pStyle w:val="berschrift3"/>
        <w:numPr>
          <w:ilvl w:val="2"/>
          <w:numId w:val="1"/>
        </w:numPr>
        <w:spacing w:line="360" w:lineRule="auto"/>
      </w:pPr>
      <w:bookmarkStart w:id="85" w:name="_Toc6168738"/>
      <w:commentRangeStart w:id="86"/>
      <w:r>
        <w:lastRenderedPageBreak/>
        <w:t>Unity</w:t>
      </w:r>
      <w:commentRangeEnd w:id="86"/>
      <w:r w:rsidR="007C7227">
        <w:rPr>
          <w:rStyle w:val="Kommentarzeichen"/>
          <w:rFonts w:asciiTheme="minorHAnsi" w:eastAsiaTheme="minorHAnsi" w:hAnsiTheme="minorHAnsi" w:cstheme="minorBidi"/>
          <w:color w:val="auto"/>
        </w:rPr>
        <w:commentReference w:id="86"/>
      </w:r>
      <w:bookmarkEnd w:id="85"/>
    </w:p>
    <w:p w14:paraId="75ECF09D" w14:textId="77A736A8" w:rsidR="007A7CA2" w:rsidRDefault="00430B29" w:rsidP="00040DDB">
      <w:pPr>
        <w:pStyle w:val="FormatT1000"/>
      </w:pPr>
      <w:r w:rsidRPr="00430B29">
        <w:t xml:space="preserve">Die Software </w:t>
      </w:r>
      <w:r w:rsidRPr="00914183">
        <w:t>Unity</w:t>
      </w:r>
      <w:r w:rsidRPr="00430B29">
        <w:rPr>
          <w:i/>
        </w:rPr>
        <w:t xml:space="preserve"> </w:t>
      </w:r>
      <w:r w:rsidRPr="00430B29">
        <w:t xml:space="preserve">ist eine Game-Engine, die „Spieleersteller mit dem notwendigen Satz von Funktionen versorgt, um schnell und effizient Spiele erstellen zu können“ </w:t>
      </w:r>
      <w:r>
        <w:rPr>
          <w:rStyle w:val="Funotenzeichen"/>
          <w:rFonts w:ascii="Arial" w:hAnsi="Arial" w:cs="Arial"/>
        </w:rPr>
        <w:footnoteReference w:id="19"/>
      </w:r>
      <w:r w:rsidRPr="00430B29">
        <w:t>. Game-</w:t>
      </w:r>
      <w:proofErr w:type="spellStart"/>
      <w:r w:rsidRPr="00430B29">
        <w:t>Engines</w:t>
      </w:r>
      <w:proofErr w:type="spellEnd"/>
      <w:r w:rsidRPr="00430B29">
        <w:t xml:space="preserve"> bieten das Gerüst für die Entwicklung von 2D- sowie 3D-Spielen. </w:t>
      </w:r>
      <w:r w:rsidR="00C52395">
        <w:t xml:space="preserve">Die Anwendung </w:t>
      </w:r>
      <w:r w:rsidRPr="00430B29">
        <w:t xml:space="preserve">Unity bietet Ressourcen, wie zum Beispiel Grafiken oder Audio-Dateien, um grafische Oberflächen zu entwerfen. Zusätzlich zu den von Unity angebotenen Ressourcen, können 3D-Modelle von Maya oder Photoshop </w:t>
      </w:r>
      <w:r w:rsidR="001C24ED">
        <w:t>oder andere</w:t>
      </w:r>
      <w:r w:rsidR="00125CF1">
        <w:t xml:space="preserve">r </w:t>
      </w:r>
      <w:r w:rsidR="0011753B">
        <w:t>Anwendungen</w:t>
      </w:r>
      <w:r w:rsidR="001C24ED">
        <w:t xml:space="preserve"> </w:t>
      </w:r>
      <w:r w:rsidRPr="00430B29">
        <w:t>importiert werden. Weiterhin können beispielsweise Animationen, Beleuchtungen und Sound-Effekte zu den Szenen hinzugefügt werden</w:t>
      </w:r>
      <w:r w:rsidR="00631175">
        <w:t>, um diese beliebig nach den Anforderungen des Entwicklers anzupassen</w:t>
      </w:r>
      <w:r w:rsidRPr="00430B29">
        <w:t xml:space="preserve">. Ein wichtiges Feature des Software-Tools ist das </w:t>
      </w:r>
      <w:r w:rsidR="00236EE4" w:rsidRPr="00430B29">
        <w:t>Scripting</w:t>
      </w:r>
      <w:r w:rsidRPr="00430B29">
        <w:t xml:space="preserve">. Scripts ermöglichen es, dem Spiele-Entwickler die Logik von den Komponenten des Spiels zu definieren. Unity vereinfacht die Entwicklung, indem es vordefinierte Scripts anbietet, die beispielsweise das Umschauen des Operators in dem virtuellen Raum durch eine VR-Brille ermöglicht. </w:t>
      </w:r>
      <w:r>
        <w:rPr>
          <w:rStyle w:val="Funotenzeichen"/>
          <w:rFonts w:ascii="Arial" w:hAnsi="Arial" w:cs="Arial"/>
        </w:rPr>
        <w:footnoteReference w:id="20"/>
      </w:r>
    </w:p>
    <w:p w14:paraId="56589D77" w14:textId="2A5F23C0" w:rsidR="00CE794F" w:rsidRDefault="00B0101F" w:rsidP="005603F2">
      <w:pPr>
        <w:pStyle w:val="berschrift3"/>
        <w:numPr>
          <w:ilvl w:val="3"/>
          <w:numId w:val="1"/>
        </w:numPr>
        <w:spacing w:line="360" w:lineRule="auto"/>
      </w:pPr>
      <w:bookmarkStart w:id="87" w:name="_Toc6168739"/>
      <w:r>
        <w:t>Struktur der Benutzeroberfläche</w:t>
      </w:r>
      <w:bookmarkEnd w:id="87"/>
    </w:p>
    <w:p w14:paraId="3E9FF6AE" w14:textId="677114AE" w:rsidR="000F4545" w:rsidRDefault="00427C17" w:rsidP="00040DDB">
      <w:pPr>
        <w:pStyle w:val="FormatT1000"/>
      </w:pPr>
      <w:r>
        <w:t xml:space="preserve">Die </w:t>
      </w:r>
      <w:r w:rsidR="004B3187">
        <w:t xml:space="preserve">Abbildung </w:t>
      </w:r>
      <w:proofErr w:type="spellStart"/>
      <w:r w:rsidR="004B3187" w:rsidRPr="00142657">
        <w:rPr>
          <w:color w:val="FF0000"/>
        </w:rPr>
        <w:t>xx.xx</w:t>
      </w:r>
      <w:proofErr w:type="spellEnd"/>
      <w:r w:rsidRPr="00142657">
        <w:rPr>
          <w:color w:val="FF0000"/>
        </w:rPr>
        <w:t xml:space="preserve"> </w:t>
      </w:r>
      <w:r w:rsidRPr="00427C17">
        <w:t xml:space="preserve">zeigt </w:t>
      </w:r>
      <w:r>
        <w:t>die Standardoberfläche von Unity. Die Benutzero</w:t>
      </w:r>
      <w:r w:rsidR="001524D0">
        <w:t>b</w:t>
      </w:r>
      <w:r>
        <w:t xml:space="preserve">erfläche ist untergliedert in verschiedene Bereiche, welche das Erstellen einer Umgebung erleichtern. </w:t>
      </w:r>
    </w:p>
    <w:p w14:paraId="783357A3" w14:textId="77777777" w:rsidR="004A3DAD" w:rsidRDefault="004A3DAD" w:rsidP="00040DDB">
      <w:pPr>
        <w:pStyle w:val="FormatT1000"/>
      </w:pPr>
    </w:p>
    <w:p w14:paraId="3379D90C" w14:textId="77777777" w:rsidR="004A3DAD" w:rsidRDefault="004A3DAD" w:rsidP="00040DDB">
      <w:pPr>
        <w:pStyle w:val="FormatT1000"/>
      </w:pPr>
      <w:r>
        <w:rPr>
          <w:noProof/>
        </w:rPr>
        <w:lastRenderedPageBreak/>
        <w:drawing>
          <wp:inline distT="0" distB="0" distL="0" distR="0" wp14:anchorId="61A653D0" wp14:editId="44EA3146">
            <wp:extent cx="5890260" cy="2949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4058" cy="2951577"/>
                    </a:xfrm>
                    <a:prstGeom prst="rect">
                      <a:avLst/>
                    </a:prstGeom>
                  </pic:spPr>
                </pic:pic>
              </a:graphicData>
            </a:graphic>
          </wp:inline>
        </w:drawing>
      </w:r>
    </w:p>
    <w:p w14:paraId="648872BB" w14:textId="713CFE13" w:rsidR="004A3DAD" w:rsidRDefault="004A3DAD" w:rsidP="001700AD">
      <w:pPr>
        <w:pStyle w:val="Beschriftung"/>
        <w:spacing w:line="360" w:lineRule="auto"/>
        <w:jc w:val="center"/>
      </w:pPr>
      <w:bookmarkStart w:id="88" w:name="_Toc6168768"/>
      <w:r>
        <w:t xml:space="preserve">Abbildung </w:t>
      </w:r>
      <w:r>
        <w:fldChar w:fldCharType="begin"/>
      </w:r>
      <w:r>
        <w:instrText xml:space="preserve"> SEQ Abbildung \* ARABIC </w:instrText>
      </w:r>
      <w:r>
        <w:fldChar w:fldCharType="separate"/>
      </w:r>
      <w:r>
        <w:rPr>
          <w:noProof/>
        </w:rPr>
        <w:t>5</w:t>
      </w:r>
      <w:r>
        <w:fldChar w:fldCharType="end"/>
      </w:r>
      <w:r>
        <w:t>: Benutzeroberfläche Unity</w:t>
      </w:r>
      <w:bookmarkEnd w:id="88"/>
    </w:p>
    <w:p w14:paraId="67FDF7EB" w14:textId="77777777" w:rsidR="004B3187" w:rsidRDefault="004B3187" w:rsidP="00040DDB">
      <w:pPr>
        <w:pStyle w:val="FormatT1000"/>
      </w:pPr>
    </w:p>
    <w:p w14:paraId="45A10B92" w14:textId="4EF2766E" w:rsidR="007A7CA2" w:rsidRPr="007A7CA2" w:rsidRDefault="00427C17" w:rsidP="00040DDB">
      <w:pPr>
        <w:pStyle w:val="FormatT1000"/>
      </w:pPr>
      <w:r>
        <w:t xml:space="preserve">Mit Hilfe der Toolbar kann der Anwender verschiedene Aktionen in der Szene ausführen, beispielsweise kann das Bild geschwenkt oder skaliert werden. Die Scene-View stellt die designte Szene dar. Durch das Betätigen des Play-Knopfes in der Toolbar wird das Spiel gestartet und in der Game-View angezeigt. Die Game-View ist der sogenannte Spielmodus, mit welchem das konzipierte Spiel getestet werden kann. Hier kann sowohl ein 2D-Spiel direkt über die Anwendung oder ein 3D-Spiel nach dem Verbinden einer VR-Brille getestet werden. Der Projekt-Explorer stellt eine Übersicht der Projektdateien dar und ermöglicht es, neue Dateien wie beispielsweise ein mit Maya erstelltes 3D-Modell per Drag-and-Drop einzufügen. Die Hierarchie hingegen zeigt alle Spielobjekte der dargestellten Szene an und ermöglicht es, neue Game-Objekte hinzuzufügen. In dem Inspector werden die Eigenschaften des ausgewählten Hierarchie-Objektes angezeigt, so dass diese nach den Wünschen des Anwenders angepasst werden können. </w:t>
      </w:r>
      <w:r>
        <w:rPr>
          <w:rStyle w:val="Funotenzeichen"/>
        </w:rPr>
        <w:footnoteReference w:id="21"/>
      </w:r>
    </w:p>
    <w:p w14:paraId="054A0F34" w14:textId="790E4CD9" w:rsidR="000F4545" w:rsidRDefault="000F4545" w:rsidP="005603F2">
      <w:pPr>
        <w:pStyle w:val="berschrift3"/>
        <w:numPr>
          <w:ilvl w:val="3"/>
          <w:numId w:val="1"/>
        </w:numPr>
        <w:spacing w:line="360" w:lineRule="auto"/>
      </w:pPr>
      <w:bookmarkStart w:id="89" w:name="_Toc6168740"/>
      <w:r>
        <w:lastRenderedPageBreak/>
        <w:t>Grundlegende Building-Blöcke</w:t>
      </w:r>
      <w:bookmarkEnd w:id="89"/>
    </w:p>
    <w:p w14:paraId="1367CCA5" w14:textId="2B5CA47C" w:rsidR="00CE794F" w:rsidRPr="00CE794F" w:rsidRDefault="00F740DB" w:rsidP="00040DDB">
      <w:pPr>
        <w:pStyle w:val="FormatT1000"/>
      </w:pPr>
      <w:r>
        <w:t>Unity hat drei verschiedene grundlegende Building-Blöcke</w:t>
      </w:r>
      <w:r w:rsidR="00172191">
        <w:t>, die zum Aufbau von Spieleumgebungen verwendet werden können. Die nachfolgende Tabelle erklärt die verschiedenen Arten von Blöcken.</w:t>
      </w:r>
    </w:p>
    <w:p w14:paraId="0D185114" w14:textId="1389D6FD" w:rsidR="00172191" w:rsidRPr="00A86CCD" w:rsidRDefault="00172191" w:rsidP="001700AD">
      <w:pPr>
        <w:pStyle w:val="Beschriftung"/>
        <w:keepNext/>
        <w:spacing w:line="360" w:lineRule="auto"/>
        <w:rPr>
          <w:i w:val="0"/>
        </w:rPr>
      </w:pPr>
    </w:p>
    <w:tbl>
      <w:tblPr>
        <w:tblStyle w:val="Tabellenraster"/>
        <w:tblW w:w="0" w:type="auto"/>
        <w:tblLook w:val="04A0" w:firstRow="1" w:lastRow="0" w:firstColumn="1" w:lastColumn="0" w:noHBand="0" w:noVBand="1"/>
      </w:tblPr>
      <w:tblGrid>
        <w:gridCol w:w="2263"/>
        <w:gridCol w:w="6685"/>
      </w:tblGrid>
      <w:tr w:rsidR="003E1342" w:rsidRPr="00E33903" w14:paraId="7D816BE7" w14:textId="77777777" w:rsidTr="003E1342">
        <w:tc>
          <w:tcPr>
            <w:tcW w:w="2263" w:type="dxa"/>
          </w:tcPr>
          <w:p w14:paraId="59CAFED4" w14:textId="08F57BAB" w:rsidR="003E1342" w:rsidRPr="000A264D" w:rsidRDefault="003E1342" w:rsidP="00040DDB">
            <w:pPr>
              <w:pStyle w:val="FormatT1000"/>
            </w:pPr>
            <w:proofErr w:type="spellStart"/>
            <w:r w:rsidRPr="000A264D">
              <w:t>GameObjects</w:t>
            </w:r>
            <w:proofErr w:type="spellEnd"/>
          </w:p>
        </w:tc>
        <w:tc>
          <w:tcPr>
            <w:tcW w:w="6685" w:type="dxa"/>
          </w:tcPr>
          <w:p w14:paraId="67E941B7" w14:textId="34B7DBC6" w:rsidR="003E1342" w:rsidRDefault="001503C2" w:rsidP="00040DDB">
            <w:pPr>
              <w:pStyle w:val="FormatT1000"/>
            </w:pPr>
            <w:proofErr w:type="spellStart"/>
            <w:r w:rsidRPr="001503C2">
              <w:rPr>
                <w:lang w:val="en-US"/>
              </w:rPr>
              <w:t>GameObjects</w:t>
            </w:r>
            <w:proofErr w:type="spellEnd"/>
            <w:r w:rsidRPr="001503C2">
              <w:rPr>
                <w:lang w:val="en-US"/>
              </w:rPr>
              <w:t xml:space="preserve"> </w:t>
            </w:r>
            <w:proofErr w:type="spellStart"/>
            <w:r w:rsidRPr="001503C2">
              <w:rPr>
                <w:lang w:val="en-US"/>
              </w:rPr>
              <w:t>sind</w:t>
            </w:r>
            <w:proofErr w:type="spellEnd"/>
            <w:r w:rsidRPr="001503C2">
              <w:rPr>
                <w:lang w:val="en-US"/>
              </w:rPr>
              <w:t xml:space="preserve"> </w:t>
            </w:r>
            <w:proofErr w:type="spellStart"/>
            <w:r w:rsidRPr="001503C2">
              <w:rPr>
                <w:lang w:val="en-US"/>
              </w:rPr>
              <w:t>fundamentale</w:t>
            </w:r>
            <w:proofErr w:type="spellEnd"/>
            <w:r w:rsidRPr="001503C2">
              <w:rPr>
                <w:lang w:val="en-US"/>
              </w:rPr>
              <w:t xml:space="preserve"> </w:t>
            </w:r>
            <w:proofErr w:type="spellStart"/>
            <w:r w:rsidRPr="001503C2">
              <w:rPr>
                <w:lang w:val="en-US"/>
              </w:rPr>
              <w:t>Objekte</w:t>
            </w:r>
            <w:proofErr w:type="spellEnd"/>
            <w:r w:rsidRPr="001503C2">
              <w:rPr>
                <w:lang w:val="en-US"/>
              </w:rPr>
              <w:t xml:space="preserve"> i</w:t>
            </w:r>
            <w:r>
              <w:rPr>
                <w:lang w:val="en-US"/>
              </w:rPr>
              <w:t xml:space="preserve">n Unity. </w:t>
            </w:r>
            <w:r w:rsidR="00E33903" w:rsidRPr="00E33903">
              <w:t>Sie umfassen alle Arten v</w:t>
            </w:r>
            <w:r w:rsidR="00E33903">
              <w:t>on Objekte</w:t>
            </w:r>
            <w:r w:rsidR="00A86CCD">
              <w:t>n</w:t>
            </w:r>
            <w:r w:rsidR="00E33903">
              <w:t xml:space="preserve"> in dem erstellten Spiel, wie beispielsweise </w:t>
            </w:r>
            <w:r w:rsidR="001B0F79">
              <w:t xml:space="preserve">Lichtquellen, Requisiten oder Spezialeffekte. </w:t>
            </w:r>
            <w:r w:rsidR="001F73D6">
              <w:t>Sie fungieren dabei lediglich als Container für Komponenten und</w:t>
            </w:r>
            <w:r w:rsidR="00A86CCD">
              <w:t xml:space="preserve"> verfügen noch über keine</w:t>
            </w:r>
            <w:r w:rsidR="000A264D">
              <w:t xml:space="preserve"> </w:t>
            </w:r>
            <w:r w:rsidR="00A86CCD">
              <w:t>Funktionalität.</w:t>
            </w:r>
            <w:r w:rsidR="00B8592D">
              <w:br/>
              <w:t xml:space="preserve">Beispiel: </w:t>
            </w:r>
            <w:r w:rsidR="006045A9">
              <w:t>Point Light</w:t>
            </w:r>
          </w:p>
          <w:p w14:paraId="5B9EFDF4" w14:textId="02C28ED9" w:rsidR="006045A9" w:rsidRPr="00E33903" w:rsidRDefault="006045A9" w:rsidP="00040DDB">
            <w:pPr>
              <w:pStyle w:val="FormatT1000"/>
            </w:pPr>
            <w:r>
              <w:rPr>
                <w:noProof/>
              </w:rPr>
              <w:drawing>
                <wp:inline distT="0" distB="0" distL="0" distR="0" wp14:anchorId="7CEEBD72" wp14:editId="365879D5">
                  <wp:extent cx="1648597" cy="1306195"/>
                  <wp:effectExtent l="0" t="0" r="889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5037" cy="1319221"/>
                          </a:xfrm>
                          <a:prstGeom prst="rect">
                            <a:avLst/>
                          </a:prstGeom>
                        </pic:spPr>
                      </pic:pic>
                    </a:graphicData>
                  </a:graphic>
                </wp:inline>
              </w:drawing>
            </w:r>
          </w:p>
        </w:tc>
      </w:tr>
      <w:tr w:rsidR="003E1342" w14:paraId="187B171B" w14:textId="77777777" w:rsidTr="003E1342">
        <w:tc>
          <w:tcPr>
            <w:tcW w:w="2263" w:type="dxa"/>
          </w:tcPr>
          <w:p w14:paraId="69157D31" w14:textId="2CC4A280" w:rsidR="003E1342" w:rsidRPr="000A264D" w:rsidRDefault="003E1342" w:rsidP="00040DDB">
            <w:pPr>
              <w:pStyle w:val="FormatT1000"/>
            </w:pPr>
            <w:r w:rsidRPr="000A264D">
              <w:t>Komponenten</w:t>
            </w:r>
          </w:p>
        </w:tc>
        <w:tc>
          <w:tcPr>
            <w:tcW w:w="6685" w:type="dxa"/>
          </w:tcPr>
          <w:p w14:paraId="236AA86D" w14:textId="77777777" w:rsidR="003E1342" w:rsidRDefault="000A2D59" w:rsidP="00040DDB">
            <w:pPr>
              <w:pStyle w:val="FormatT1000"/>
            </w:pPr>
            <w:r>
              <w:t xml:space="preserve">Komponenten können zu Spiel-Objekten hinzugefügt werden. </w:t>
            </w:r>
            <w:r w:rsidR="00B1435F">
              <w:t xml:space="preserve">Sie ermöglichen es, dass das Verhalten der verknüpften </w:t>
            </w:r>
            <w:proofErr w:type="spellStart"/>
            <w:r w:rsidR="00B1435F">
              <w:t>GameObjects</w:t>
            </w:r>
            <w:proofErr w:type="spellEnd"/>
            <w:r w:rsidR="00B1435F">
              <w:t xml:space="preserve"> gesteuert werden kann.</w:t>
            </w:r>
          </w:p>
          <w:p w14:paraId="59B69468" w14:textId="77777777" w:rsidR="006045A9" w:rsidRDefault="006045A9" w:rsidP="00040DDB">
            <w:pPr>
              <w:pStyle w:val="FormatT1000"/>
            </w:pPr>
            <w:r>
              <w:t xml:space="preserve">Beispiel: </w:t>
            </w:r>
            <w:r w:rsidR="0064053F">
              <w:t>Eigenschaften des Point Lights</w:t>
            </w:r>
          </w:p>
          <w:p w14:paraId="7870BFCD" w14:textId="26EF25D9" w:rsidR="0064053F" w:rsidRDefault="00610BC8" w:rsidP="00040DDB">
            <w:pPr>
              <w:pStyle w:val="FormatT1000"/>
            </w:pPr>
            <w:r>
              <w:rPr>
                <w:noProof/>
              </w:rPr>
              <w:drawing>
                <wp:inline distT="0" distB="0" distL="0" distR="0" wp14:anchorId="3F8BC76E" wp14:editId="3B67D166">
                  <wp:extent cx="1605184" cy="21666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9025" cy="2212298"/>
                          </a:xfrm>
                          <a:prstGeom prst="rect">
                            <a:avLst/>
                          </a:prstGeom>
                        </pic:spPr>
                      </pic:pic>
                    </a:graphicData>
                  </a:graphic>
                </wp:inline>
              </w:drawing>
            </w:r>
          </w:p>
        </w:tc>
      </w:tr>
      <w:tr w:rsidR="003E1342" w14:paraId="7D28A563" w14:textId="77777777" w:rsidTr="003E1342">
        <w:tc>
          <w:tcPr>
            <w:tcW w:w="2263" w:type="dxa"/>
          </w:tcPr>
          <w:p w14:paraId="4532358F" w14:textId="1ADB59A2" w:rsidR="003E1342" w:rsidRPr="000A264D" w:rsidRDefault="003E1342" w:rsidP="00040DDB">
            <w:pPr>
              <w:pStyle w:val="FormatT1000"/>
            </w:pPr>
            <w:r w:rsidRPr="000A264D">
              <w:lastRenderedPageBreak/>
              <w:t>Variablen</w:t>
            </w:r>
          </w:p>
        </w:tc>
        <w:tc>
          <w:tcPr>
            <w:tcW w:w="6685" w:type="dxa"/>
          </w:tcPr>
          <w:p w14:paraId="408E4DFE" w14:textId="77996C06" w:rsidR="003E1342" w:rsidRDefault="00D717C2" w:rsidP="00040DDB">
            <w:pPr>
              <w:pStyle w:val="FormatT1000"/>
            </w:pPr>
            <w:r>
              <w:t xml:space="preserve">Variablen sind </w:t>
            </w:r>
            <w:r w:rsidR="00335271">
              <w:t xml:space="preserve">Eigenschaften, die von den Entwicklern von Spieleumgebungen </w:t>
            </w:r>
            <w:r w:rsidR="00113CF2">
              <w:t xml:space="preserve">frei </w:t>
            </w:r>
            <w:r w:rsidR="00335271">
              <w:t xml:space="preserve">nach ihren Bedürfnissen angepasst werden können. </w:t>
            </w:r>
            <w:r w:rsidR="00B8592D">
              <w:t>Sie werden im Inspector-Fenster angezeigt und können dort editiert werden.</w:t>
            </w:r>
          </w:p>
          <w:p w14:paraId="323D851E" w14:textId="31169366" w:rsidR="00610BC8" w:rsidRDefault="00610BC8" w:rsidP="00040DDB">
            <w:pPr>
              <w:pStyle w:val="FormatT1000"/>
            </w:pPr>
            <w:r>
              <w:t xml:space="preserve">Beispiel: </w:t>
            </w:r>
            <w:r w:rsidR="003B205D">
              <w:t>Farbe, Position, Intensität des Point Lights</w:t>
            </w:r>
          </w:p>
        </w:tc>
      </w:tr>
    </w:tbl>
    <w:p w14:paraId="3AF5EBEE" w14:textId="497C8BF0" w:rsidR="000F4545" w:rsidRPr="00CE794F" w:rsidRDefault="00172191" w:rsidP="001700AD">
      <w:pPr>
        <w:pStyle w:val="Beschriftung"/>
        <w:keepNext/>
        <w:spacing w:line="360" w:lineRule="auto"/>
        <w:jc w:val="center"/>
      </w:pPr>
      <w:bookmarkStart w:id="90" w:name="_Toc6333202"/>
      <w:r>
        <w:t xml:space="preserve">Tabelle </w:t>
      </w:r>
      <w:r w:rsidR="008B420D">
        <w:fldChar w:fldCharType="begin"/>
      </w:r>
      <w:r w:rsidR="008B420D">
        <w:instrText xml:space="preserve"> SEQ Tabelle \* ARABIC </w:instrText>
      </w:r>
      <w:r w:rsidR="008B420D">
        <w:fldChar w:fldCharType="separate"/>
      </w:r>
      <w:r w:rsidR="008B420D">
        <w:rPr>
          <w:noProof/>
        </w:rPr>
        <w:t>1</w:t>
      </w:r>
      <w:r w:rsidR="008B420D">
        <w:fldChar w:fldCharType="end"/>
      </w:r>
      <w:r>
        <w:t>: Building-Blöcke in Unity</w:t>
      </w:r>
      <w:r w:rsidR="00113CF2">
        <w:t xml:space="preserve"> </w:t>
      </w:r>
      <w:r w:rsidR="00A86CCD">
        <w:rPr>
          <w:rStyle w:val="Funotenzeichen"/>
        </w:rPr>
        <w:footnoteReference w:id="22"/>
      </w:r>
      <w:bookmarkEnd w:id="90"/>
    </w:p>
    <w:p w14:paraId="4A20CFB9" w14:textId="088AD149" w:rsidR="002966BF" w:rsidRDefault="008A616E" w:rsidP="005603F2">
      <w:pPr>
        <w:pStyle w:val="berschrift3"/>
        <w:numPr>
          <w:ilvl w:val="3"/>
          <w:numId w:val="1"/>
        </w:numPr>
        <w:spacing w:line="360" w:lineRule="auto"/>
      </w:pPr>
      <w:bookmarkStart w:id="91" w:name="_Toc6168741"/>
      <w:proofErr w:type="spellStart"/>
      <w:r>
        <w:t>SteamVR</w:t>
      </w:r>
      <w:proofErr w:type="spellEnd"/>
      <w:r>
        <w:t>-Plugin</w:t>
      </w:r>
      <w:bookmarkStart w:id="92" w:name="_Hlk1459431"/>
      <w:bookmarkEnd w:id="91"/>
    </w:p>
    <w:p w14:paraId="026776DF" w14:textId="3903D2A4" w:rsidR="00142657" w:rsidRDefault="003F112A" w:rsidP="00040DDB">
      <w:pPr>
        <w:pStyle w:val="FormatT1000"/>
      </w:pPr>
      <w:r>
        <w:t>Unity verfügt</w:t>
      </w:r>
      <w:r w:rsidR="005A687E">
        <w:t xml:space="preserve"> außerdem </w:t>
      </w:r>
      <w:r>
        <w:t xml:space="preserve">über </w:t>
      </w:r>
      <w:r w:rsidR="005A687E">
        <w:t>die Möglichkeit, Plugins zu installieren. Zur Erstellung virtuelle</w:t>
      </w:r>
      <w:r w:rsidR="002966BF">
        <w:t>r</w:t>
      </w:r>
      <w:r w:rsidR="005A687E">
        <w:t xml:space="preserve"> Umgebung</w:t>
      </w:r>
      <w:r w:rsidR="002966BF">
        <w:t>en i</w:t>
      </w:r>
      <w:r w:rsidR="005A687E">
        <w:t xml:space="preserve">st das </w:t>
      </w:r>
      <w:r w:rsidR="002966BF">
        <w:t>Virtual-Reality-System</w:t>
      </w:r>
      <w:r w:rsidR="005A687E">
        <w:t xml:space="preserve"> </w:t>
      </w:r>
      <w:proofErr w:type="spellStart"/>
      <w:r w:rsidR="005A687E" w:rsidRPr="009B6C0A">
        <w:t>SteamVR</w:t>
      </w:r>
      <w:proofErr w:type="spellEnd"/>
      <w:r w:rsidR="005A687E" w:rsidRPr="009B6C0A">
        <w:t xml:space="preserve"> </w:t>
      </w:r>
      <w:r w:rsidR="005A687E">
        <w:t xml:space="preserve">notwendig. Das Plugin wurde von dem Softwareunternehmen Valve entwickelt und </w:t>
      </w:r>
      <w:r w:rsidR="00B82586">
        <w:t xml:space="preserve">erlaubt es </w:t>
      </w:r>
      <w:r w:rsidR="005A687E">
        <w:t xml:space="preserve">Entwicklern, die Game-Engine Unity mit dem System </w:t>
      </w:r>
      <w:proofErr w:type="spellStart"/>
      <w:r w:rsidR="005A687E">
        <w:t>SteamVR</w:t>
      </w:r>
      <w:proofErr w:type="spellEnd"/>
      <w:r w:rsidR="007B070D">
        <w:t xml:space="preserve"> zu koppeln</w:t>
      </w:r>
      <w:r w:rsidR="005A687E">
        <w:t xml:space="preserve">. </w:t>
      </w:r>
      <w:r w:rsidR="007B070D">
        <w:t xml:space="preserve">Das Plugin </w:t>
      </w:r>
      <w:r w:rsidR="005A687E">
        <w:t xml:space="preserve">ermöglicht es, virtuelle Umgebungen </w:t>
      </w:r>
      <w:r w:rsidR="007B070D">
        <w:t xml:space="preserve">unter Verwendung von VR-Hardware zu erleben. Die Hauptfeatures von </w:t>
      </w:r>
      <w:proofErr w:type="spellStart"/>
      <w:r w:rsidR="007B070D">
        <w:t>SteamVR</w:t>
      </w:r>
      <w:proofErr w:type="spellEnd"/>
      <w:r w:rsidR="007B070D">
        <w:t xml:space="preserve"> sind das Laden von Modellen der VR-Controllern, Input-Handling der Controller und</w:t>
      </w:r>
      <w:r w:rsidR="00B82586">
        <w:t xml:space="preserve"> die Abschätzung der Bewegung der Hände des Operators bei der Benutzung der Controller.</w:t>
      </w:r>
      <w:r w:rsidR="00B82586">
        <w:rPr>
          <w:rStyle w:val="Funotenzeichen"/>
        </w:rPr>
        <w:footnoteReference w:id="23"/>
      </w:r>
    </w:p>
    <w:p w14:paraId="62B4BF35" w14:textId="0709655C" w:rsidR="00C94326" w:rsidRPr="00C94326" w:rsidRDefault="00C94326" w:rsidP="00040DDB">
      <w:pPr>
        <w:pStyle w:val="FormatT1000"/>
      </w:pPr>
    </w:p>
    <w:p w14:paraId="131467C0" w14:textId="3B1E2FD8" w:rsidR="0023619B" w:rsidRPr="00142657" w:rsidRDefault="00142657" w:rsidP="00142657">
      <w:pPr>
        <w:rPr>
          <w:rFonts w:eastAsiaTheme="minorEastAsia"/>
          <w:sz w:val="24"/>
          <w:szCs w:val="24"/>
          <w:lang w:bidi="en-US"/>
        </w:rPr>
      </w:pPr>
      <w:r>
        <w:br w:type="page"/>
      </w:r>
    </w:p>
    <w:p w14:paraId="04208FCE" w14:textId="09D8938D" w:rsidR="00F533EA" w:rsidRDefault="00430B29" w:rsidP="005603F2">
      <w:pPr>
        <w:pStyle w:val="berschrift3"/>
        <w:numPr>
          <w:ilvl w:val="2"/>
          <w:numId w:val="1"/>
        </w:numPr>
        <w:spacing w:line="360" w:lineRule="auto"/>
      </w:pPr>
      <w:bookmarkStart w:id="93" w:name="_Toc6168742"/>
      <w:bookmarkEnd w:id="92"/>
      <w:commentRangeStart w:id="94"/>
      <w:r>
        <w:lastRenderedPageBreak/>
        <w:t>Maya</w:t>
      </w:r>
      <w:commentRangeEnd w:id="94"/>
      <w:r w:rsidR="007C7227">
        <w:rPr>
          <w:rStyle w:val="Kommentarzeichen"/>
          <w:rFonts w:asciiTheme="minorHAnsi" w:eastAsiaTheme="minorHAnsi" w:hAnsiTheme="minorHAnsi" w:cstheme="minorBidi"/>
          <w:color w:val="auto"/>
        </w:rPr>
        <w:commentReference w:id="94"/>
      </w:r>
      <w:bookmarkEnd w:id="93"/>
    </w:p>
    <w:p w14:paraId="1C61FA81" w14:textId="517D1CA3" w:rsidR="004072A6" w:rsidRDefault="007B0A33" w:rsidP="00040DDB">
      <w:pPr>
        <w:pStyle w:val="FormatT1000"/>
      </w:pPr>
      <w:r>
        <w:t>Maya ist ein Softwareprodukt der Firma Alias, welche am 10. Januar 2006 von Autodesk übernommen wurde. Maya wird für die 3D-Visualisierung und Animation von der Film- und Fernsehindustrie sowie von Computerspiel Herstellern eingesetzt. Das Erstellen von 3D-Modellen wird auch in der Industrie, Architektur und Forschung eingesetzt. Maya zählt zu den bekanntesten Softwareprodukten aus dem Bereich 3D-Modellierung, Computeranimation und Rendering.</w:t>
      </w:r>
    </w:p>
    <w:p w14:paraId="68660F1F" w14:textId="77777777" w:rsidR="007B0A33" w:rsidRDefault="007B0A33" w:rsidP="00040DDB">
      <w:pPr>
        <w:pStyle w:val="FormatT1000"/>
      </w:pPr>
      <w:r>
        <w:t>Die Software bietet unter anderem folgenden Funktionsumfang:</w:t>
      </w:r>
    </w:p>
    <w:p w14:paraId="2E5F0FC6" w14:textId="77777777" w:rsidR="007B0A33" w:rsidRDefault="007B0A33" w:rsidP="005603F2">
      <w:pPr>
        <w:pStyle w:val="FormatT1000"/>
        <w:numPr>
          <w:ilvl w:val="0"/>
          <w:numId w:val="5"/>
        </w:numPr>
      </w:pPr>
      <w:r>
        <w:t>Erweiterung von Maya durch die Interne Steuerungssprache MEL (Maya Embedded Language). MEL ist eine Skriptsprache und ermöglicht neben der Automatisierung bestimmter Aufgaben und der Umgestaltung des Editors weitere Anpassungen. Durch MEL wird die gesamte GUI gesteuert, eine Anpassung dieser über die C++ API ist nicht möglich. Beide überschneiden sich nicht, sondern ergänzen sich gegenseitig in ihrem Funktionsumfang.</w:t>
      </w:r>
    </w:p>
    <w:p w14:paraId="0FECEDE8" w14:textId="77777777" w:rsidR="007B0A33" w:rsidRPr="007B0A33" w:rsidRDefault="007B0A33" w:rsidP="005603F2">
      <w:pPr>
        <w:pStyle w:val="FormatT1000"/>
        <w:numPr>
          <w:ilvl w:val="0"/>
          <w:numId w:val="5"/>
        </w:numPr>
      </w:pPr>
      <w:r>
        <w:t xml:space="preserve">Neben MEL wird seit Version 8.5 auch die Programmiersprache Python unterstützt. Maya liefert hierzu einen eigenen Interpreter mit. Durch die Skriptsprache Python können Plugins und Skripte zur Funktionserweiterung von Maya entwickelt werden. Durch die Verwendung von Python ist es gestattet, weitere </w:t>
      </w:r>
      <w:r w:rsidRPr="007B0A33">
        <w:t>Bibliotheken einzubinden und dadurch auf weitere Funktionen zuzugreifen. Dadurch kann Python als Schnittstelle zu anderen operativen Systemen genutzt werden.</w:t>
      </w:r>
    </w:p>
    <w:p w14:paraId="0F6FA1FE" w14:textId="77777777" w:rsidR="007B0A33" w:rsidRDefault="007B0A33" w:rsidP="005603F2">
      <w:pPr>
        <w:pStyle w:val="FormatT1000"/>
        <w:numPr>
          <w:ilvl w:val="0"/>
          <w:numId w:val="5"/>
        </w:numPr>
      </w:pPr>
      <w:r w:rsidRPr="007B0A33">
        <w:t xml:space="preserve">Der modulare Aufbau von Maya ermöglicht die Integrität und freie Wahl vielzähliger Funktionen. Durch das Modul Maya </w:t>
      </w:r>
      <w:proofErr w:type="spellStart"/>
      <w:r w:rsidRPr="007B0A33">
        <w:t>Fur</w:t>
      </w:r>
      <w:proofErr w:type="spellEnd"/>
      <w:r w:rsidRPr="007B0A33">
        <w:t xml:space="preserve"> lassen sich zum Beispiel realistisch aussehendes Fell, Haarflächen oder Gras darstellen. Die Simulation von Flüssigkeiten oder Gasen kann über das Modul Maya Fluids bewerkstelligt werden. Mit Maya Fluids lässt sich allerdings kein Wasser</w:t>
      </w:r>
      <w:r>
        <w:t xml:space="preserve"> simulieren. Ein weiteres von Modul ist z.B. Maya Cloth, mit dem Kleidungsstücke und Stoff simuliert werden kann.</w:t>
      </w:r>
    </w:p>
    <w:p w14:paraId="48A65667" w14:textId="3AE49E48" w:rsidR="007B0A33" w:rsidRDefault="007B0A33" w:rsidP="005603F2">
      <w:pPr>
        <w:pStyle w:val="FormatT1000"/>
        <w:numPr>
          <w:ilvl w:val="0"/>
          <w:numId w:val="5"/>
        </w:numPr>
      </w:pPr>
      <w:r>
        <w:t xml:space="preserve">Das Rendering in Maya kann durch die Wahl verschiedener, implementierter Renderer angepasst werden. Der native Renderer von Maya heißt Maya Software und ist für die Berechnung aller Objekte zuständig. Maya liefert damit einen qualitativ </w:t>
      </w:r>
      <w:r>
        <w:lastRenderedPageBreak/>
        <w:t>hochwertigen Renderer, der vergleichsweise langsamer arbeitet und nicht immer physikalisch korrekt ist. Des Weiteren gibt es einen hardwarebasierten Renderer: Maya Hardware. Er ermöglich die Einbindung der 3D-Grafikkarte in den Rendering Prozess. Die Berechnung erheblich schneller, wird jedoch von Hardware</w:t>
      </w:r>
      <w:r>
        <w:softHyphen/>
        <w:t xml:space="preserve">limitierungen eingeschränkt, wodurch z.B. die Texturgröße begrenz wird. Der aus einem deutschen Entwicklerstudio stammende Renderer Mental Ray wird ebenfalls unterstützt. Dieser ermöglicht die annähernd physikalische Darstellung von Beleuchtung, Tiefen- und Bewegungsunschärfe und die Verwendung von Ray Tracing. Ein weiterer Renderer unterstützt Vektor Rendering, der meistens für das Erstellen von Webanimationen mit Flash genutzt wird. Seit 2017 ist der Renderer Arnold in Maya integriert und liefert bessere Ergebnisse für Ray Tracing, </w:t>
      </w:r>
      <w:proofErr w:type="spellStart"/>
      <w:r>
        <w:t>Fur</w:t>
      </w:r>
      <w:proofErr w:type="spellEnd"/>
      <w:r>
        <w:t>-Rendering sowie Bewegungsunschärfe und Volumenrendering.</w:t>
      </w:r>
    </w:p>
    <w:p w14:paraId="6F9916BB" w14:textId="77777777" w:rsidR="004072A6" w:rsidRPr="0063558A" w:rsidRDefault="004072A6" w:rsidP="00040DDB">
      <w:pPr>
        <w:pStyle w:val="FormatT1000"/>
      </w:pPr>
    </w:p>
    <w:p w14:paraId="304D920C" w14:textId="77777777" w:rsidR="007B0A33" w:rsidRPr="0063558A" w:rsidRDefault="007B0A33" w:rsidP="00040DDB">
      <w:pPr>
        <w:pStyle w:val="FormatT1000"/>
      </w:pPr>
      <w:r>
        <w:t>Es gibt einige bekannte Filme, die mithilfe von Maya erstellt wurden. Diese sind unter anderem Findet Nemo, Shrek. Maya wird auch zur Berechnung von Fantasy Figuren in realen Filmaufnahmen verwendet, wie z.B. das Geschöpf Gollum bei Herr der Ringe.</w:t>
      </w:r>
    </w:p>
    <w:p w14:paraId="6F25DF92" w14:textId="77777777" w:rsidR="00523AAE" w:rsidRPr="0035129A" w:rsidRDefault="00523AAE" w:rsidP="001700AD">
      <w:pPr>
        <w:spacing w:line="360" w:lineRule="auto"/>
        <w:rPr>
          <w:b/>
        </w:rPr>
      </w:pPr>
      <w:r>
        <w:rPr>
          <w:b/>
        </w:rPr>
        <w:br w:type="page"/>
      </w:r>
    </w:p>
    <w:p w14:paraId="1AFECD51" w14:textId="2F319F7E" w:rsidR="00482480" w:rsidRDefault="00926CD4" w:rsidP="005603F2">
      <w:pPr>
        <w:pStyle w:val="berschrift1"/>
        <w:numPr>
          <w:ilvl w:val="0"/>
          <w:numId w:val="1"/>
        </w:numPr>
        <w:spacing w:line="360" w:lineRule="auto"/>
      </w:pPr>
      <w:bookmarkStart w:id="95" w:name="_Ref6168247"/>
      <w:bookmarkStart w:id="96" w:name="_Toc6168743"/>
      <w:r>
        <w:lastRenderedPageBreak/>
        <w:t>Entwurf</w:t>
      </w:r>
      <w:bookmarkEnd w:id="95"/>
      <w:bookmarkEnd w:id="96"/>
    </w:p>
    <w:p w14:paraId="6EDF9AB2" w14:textId="6EF4BB77" w:rsidR="0023222D" w:rsidRPr="005A35DB" w:rsidRDefault="005A35DB" w:rsidP="00040DDB">
      <w:pPr>
        <w:pStyle w:val="FormatT1000"/>
      </w:pPr>
      <w:r>
        <w:t>Dieses Kapitel dokumentiert</w:t>
      </w:r>
      <w:r w:rsidR="00E01457">
        <w:t xml:space="preserve"> die Vorgehensweise </w:t>
      </w:r>
      <w:r w:rsidR="006C3841">
        <w:t>für die Entwicklung der Lösung</w:t>
      </w:r>
      <w:r w:rsidR="00E01457">
        <w:t xml:space="preserve"> und</w:t>
      </w:r>
      <w:r>
        <w:t xml:space="preserve"> verschiedene </w:t>
      </w:r>
      <w:r w:rsidR="000302BD">
        <w:t>Konzepte. Zu den Konzepten gehör</w:t>
      </w:r>
      <w:r w:rsidR="00B669B8">
        <w:t xml:space="preserve">en unter </w:t>
      </w:r>
      <w:r w:rsidR="008E5B60">
        <w:t>anderem</w:t>
      </w:r>
      <w:r w:rsidR="000302BD">
        <w:t xml:space="preserve"> die Softwarearchitektur und Designentwürfe des virtuellen Raums.</w:t>
      </w:r>
    </w:p>
    <w:p w14:paraId="3C1757D8" w14:textId="114FAD50" w:rsidR="0003659E" w:rsidRDefault="0003659E" w:rsidP="005603F2">
      <w:pPr>
        <w:pStyle w:val="berschrift2"/>
        <w:numPr>
          <w:ilvl w:val="1"/>
          <w:numId w:val="1"/>
        </w:numPr>
        <w:spacing w:line="360" w:lineRule="auto"/>
      </w:pPr>
      <w:bookmarkStart w:id="97" w:name="_Toc6168744"/>
      <w:r>
        <w:t>Theoretische Vorgehensweise</w:t>
      </w:r>
      <w:bookmarkEnd w:id="97"/>
    </w:p>
    <w:p w14:paraId="03A0ACA9" w14:textId="46EBE431" w:rsidR="00270D64" w:rsidRDefault="00430B29" w:rsidP="005603F2">
      <w:pPr>
        <w:pStyle w:val="berschrift3"/>
        <w:numPr>
          <w:ilvl w:val="2"/>
          <w:numId w:val="1"/>
        </w:numPr>
        <w:spacing w:line="360" w:lineRule="auto"/>
      </w:pPr>
      <w:bookmarkStart w:id="98" w:name="_Toc6168745"/>
      <w:r>
        <w:t>Anforderungsanalyse</w:t>
      </w:r>
      <w:bookmarkEnd w:id="98"/>
    </w:p>
    <w:p w14:paraId="61798B33" w14:textId="77777777" w:rsidR="001E139E" w:rsidRDefault="001E139E" w:rsidP="00040DDB">
      <w:pPr>
        <w:pStyle w:val="FormatT1000"/>
      </w:pPr>
      <w:r w:rsidRPr="00BC7A89">
        <w:t xml:space="preserve">Wie in der Einführung (siehe 1.1) dargestellt, ist das Ziel die Schaffung </w:t>
      </w:r>
      <w:r>
        <w:t>einer multimodalen Telepräsenz zwischen einem menschlichen Benutzer und einem entfernten Roboter. Dabei soll eine Virtuelle Umgebung geschaffen werden, in welcher der Benutzer einerseits Steuerungseingaben an den Roboter senden und andererseits Bild- und Toninformationen vom entfernten Roboter erhält. Über die eine Virtual Reality Brille soll der Benutzer in die Umgebung eintauchen können und darüber interagieren können.</w:t>
      </w:r>
    </w:p>
    <w:p w14:paraId="0EDE0C5B" w14:textId="77777777" w:rsidR="001E139E" w:rsidRDefault="001E139E" w:rsidP="00040DDB">
      <w:pPr>
        <w:pStyle w:val="FormatT1000"/>
      </w:pPr>
      <w:r>
        <w:t>Die Virtuelle Umgebung soll folgende Features bereitstellen:</w:t>
      </w:r>
    </w:p>
    <w:p w14:paraId="778CB6F4" w14:textId="77777777" w:rsidR="001E139E" w:rsidRDefault="001E139E" w:rsidP="005603F2">
      <w:pPr>
        <w:pStyle w:val="FormatT1000"/>
        <w:numPr>
          <w:ilvl w:val="0"/>
          <w:numId w:val="4"/>
        </w:numPr>
      </w:pPr>
      <w:r>
        <w:t xml:space="preserve">Die Verbindung zu einem beliebigen </w:t>
      </w:r>
      <w:proofErr w:type="spellStart"/>
      <w:r>
        <w:t>Nao</w:t>
      </w:r>
      <w:proofErr w:type="spellEnd"/>
      <w:r>
        <w:t xml:space="preserve"> aufbauen</w:t>
      </w:r>
    </w:p>
    <w:p w14:paraId="6C539BCF" w14:textId="77777777" w:rsidR="001E139E" w:rsidRPr="00510CCD" w:rsidRDefault="001E139E" w:rsidP="005603F2">
      <w:pPr>
        <w:pStyle w:val="FormatT1000"/>
        <w:numPr>
          <w:ilvl w:val="0"/>
          <w:numId w:val="4"/>
        </w:numPr>
      </w:pPr>
      <w:r>
        <w:t xml:space="preserve">Der </w:t>
      </w:r>
      <w:proofErr w:type="spellStart"/>
      <w:r>
        <w:t>Nao</w:t>
      </w:r>
      <w:proofErr w:type="spellEnd"/>
      <w:r>
        <w:t xml:space="preserve"> soll über den Virtuellen Raum angesteuert werden können, um </w:t>
      </w:r>
      <w:r w:rsidRPr="00510CCD">
        <w:t>Aktionen wie Hinsetzen, Aufstehen</w:t>
      </w:r>
      <w:r>
        <w:t xml:space="preserve"> oder</w:t>
      </w:r>
      <w:r w:rsidRPr="00510CCD">
        <w:t xml:space="preserve"> Laufen zu ermöglichen.</w:t>
      </w:r>
    </w:p>
    <w:p w14:paraId="5E8D4710" w14:textId="77777777" w:rsidR="001E139E" w:rsidRDefault="001E139E" w:rsidP="005603F2">
      <w:pPr>
        <w:pStyle w:val="FormatT1000"/>
        <w:numPr>
          <w:ilvl w:val="0"/>
          <w:numId w:val="4"/>
        </w:numPr>
      </w:pPr>
      <w:r>
        <w:t xml:space="preserve">Das Kamerasignal des </w:t>
      </w:r>
      <w:proofErr w:type="spellStart"/>
      <w:r>
        <w:t>Nao</w:t>
      </w:r>
      <w:proofErr w:type="spellEnd"/>
      <w:r>
        <w:t xml:space="preserve"> soll im Virtuellen Raum angezeigt werden. Dadurch kann der Benutzer durch die Umgebung navigieren, in der sich der </w:t>
      </w:r>
      <w:proofErr w:type="spellStart"/>
      <w:r>
        <w:t>Nao</w:t>
      </w:r>
      <w:proofErr w:type="spellEnd"/>
      <w:r>
        <w:t xml:space="preserve"> befindet.</w:t>
      </w:r>
    </w:p>
    <w:p w14:paraId="6CEC1C2F" w14:textId="77777777" w:rsidR="001E139E" w:rsidRDefault="001E139E" w:rsidP="005603F2">
      <w:pPr>
        <w:pStyle w:val="FormatT1000"/>
        <w:numPr>
          <w:ilvl w:val="0"/>
          <w:numId w:val="4"/>
        </w:numPr>
      </w:pPr>
      <w:r>
        <w:t xml:space="preserve">Das Tonsignal des </w:t>
      </w:r>
      <w:proofErr w:type="spellStart"/>
      <w:r>
        <w:t>Nao</w:t>
      </w:r>
      <w:proofErr w:type="spellEnd"/>
      <w:r>
        <w:t xml:space="preserve"> soll in den Virtuellen Raum übertragen werden</w:t>
      </w:r>
    </w:p>
    <w:p w14:paraId="629DF980" w14:textId="5CEB496A" w:rsidR="001E139E" w:rsidRDefault="001E139E" w:rsidP="005603F2">
      <w:pPr>
        <w:pStyle w:val="FormatT1000"/>
        <w:numPr>
          <w:ilvl w:val="0"/>
          <w:numId w:val="4"/>
        </w:numPr>
      </w:pPr>
      <w:r>
        <w:t xml:space="preserve">Die Sprachausgabe auf dem </w:t>
      </w:r>
      <w:proofErr w:type="spellStart"/>
      <w:r>
        <w:t>Nao</w:t>
      </w:r>
      <w:proofErr w:type="spellEnd"/>
      <w:r>
        <w:t xml:space="preserve"> soll über das Eingeben von einfachen Sätzen im Virtuellen Raum ermöglicht werden.</w:t>
      </w:r>
    </w:p>
    <w:p w14:paraId="1114902A" w14:textId="28017EFC" w:rsidR="001E139E" w:rsidRPr="006A519F" w:rsidRDefault="006A519F" w:rsidP="006A519F">
      <w:pPr>
        <w:rPr>
          <w:rFonts w:eastAsiaTheme="minorEastAsia"/>
          <w:sz w:val="24"/>
          <w:szCs w:val="24"/>
          <w:lang w:eastAsia="de-DE" w:bidi="en-US"/>
        </w:rPr>
      </w:pPr>
      <w:r>
        <w:br w:type="page"/>
      </w:r>
    </w:p>
    <w:p w14:paraId="677BA866" w14:textId="77777777" w:rsidR="0003659E" w:rsidRDefault="0003659E" w:rsidP="005603F2">
      <w:pPr>
        <w:pStyle w:val="berschrift3"/>
        <w:numPr>
          <w:ilvl w:val="2"/>
          <w:numId w:val="1"/>
        </w:numPr>
        <w:spacing w:line="360" w:lineRule="auto"/>
      </w:pPr>
      <w:bookmarkStart w:id="99" w:name="_Toc6168746"/>
      <w:r>
        <w:lastRenderedPageBreak/>
        <w:t>Geplantes Vorgehen</w:t>
      </w:r>
      <w:bookmarkEnd w:id="99"/>
    </w:p>
    <w:p w14:paraId="7A387CD8" w14:textId="44BE0ED5" w:rsidR="00411ABE" w:rsidRDefault="00A1622B" w:rsidP="00040DDB">
      <w:pPr>
        <w:pStyle w:val="FormatT1000"/>
      </w:pPr>
      <w:r w:rsidRPr="00A1622B">
        <w:t>Die Anforderungen werden mit dem Team besprochen, um Unklarheiten frühzeitig zu beseitigen. Für die Entwicklung wird ein Projektplan entworfen und wichtige Meilensteile festgelegt.</w:t>
      </w:r>
      <w:r w:rsidR="00411ABE">
        <w:t xml:space="preserve"> </w:t>
      </w:r>
    </w:p>
    <w:p w14:paraId="4A4BE868" w14:textId="77777777" w:rsidR="005B323F" w:rsidRDefault="005B323F" w:rsidP="00040DDB">
      <w:pPr>
        <w:pStyle w:val="FormatT1000"/>
      </w:pPr>
    </w:p>
    <w:p w14:paraId="299F2714" w14:textId="1FE914AF" w:rsidR="00411ABE" w:rsidRPr="00411ABE" w:rsidRDefault="00A1622B" w:rsidP="00040DDB">
      <w:pPr>
        <w:pStyle w:val="FormatT1000"/>
      </w:pPr>
      <w:r w:rsidRPr="00A1622B">
        <w:t>Für den frühzeitigen Entwurf der Anwendung werden Designentwürfe (Mockups) entwickelt, um die unterschiedlichen Vorstellungen im Team besser visualisieren zu können. Diese können einfacher diskutiert werden und sollen Missverständnissen vorbeugen. Anhand der Mockups wird ein Modell für den Virtuellen Raum konzipiert, der die Steuerung für den Roboter enthält. (Telepräsenz?)</w:t>
      </w:r>
      <w:r w:rsidR="00411ABE">
        <w:t xml:space="preserve"> </w:t>
      </w:r>
      <w:r w:rsidRPr="00A1622B">
        <w:t>Die gewählte Architektur soll die Anwendung in Komponenten untergliedern, so dass diese unabhängig voneinander verändert und angepasst werden können. Gleichzeitig ermöglicht die Architektur eine bessere Übersicht der Anwendung. Die zum Planungszeitpunkt feststehenden Funktionen werden in Komponenten eingeteilt. Darüber hinaus werden Schnittstellen zwischen den Komponenten festgelegt, so dass diese durch Erweiterungen oder Rückschläge nachträglich verändert werden können.</w:t>
      </w:r>
      <w:r w:rsidR="00411ABE">
        <w:t xml:space="preserve"> </w:t>
      </w:r>
      <w:r w:rsidRPr="00A1622B">
        <w:t>Die Aufgaben aus dem Projektplan werden in kleinere Aufgaben zerlegt, so dass diese den Komponenten zugeordnet werden können.</w:t>
      </w:r>
      <w:r w:rsidR="00411ABE">
        <w:t xml:space="preserve"> </w:t>
      </w:r>
      <w:r w:rsidRPr="00A1622B">
        <w:t xml:space="preserve">Jeder Entwicklungsstand wird in ein </w:t>
      </w:r>
      <w:proofErr w:type="spellStart"/>
      <w:r w:rsidRPr="00A1622B">
        <w:t>Git</w:t>
      </w:r>
      <w:proofErr w:type="spellEnd"/>
      <w:r w:rsidRPr="00A1622B">
        <w:t>-Repository hochgeladen, so dass der Projektfortschritt bei jedem Teammitglied immer auf dem aktuellen Stand ist. Dies soll die Parallelentwicklung fördern und dem Datenverlust vorbeugen.</w:t>
      </w:r>
      <w:r w:rsidR="00411ABE">
        <w:t xml:space="preserve"> </w:t>
      </w:r>
      <w:r w:rsidRPr="00A1622B">
        <w:t>Durch regelmäßige Teammeetings soll über den aktuellen Entwicklungsfortschritt kommuniziert werden. Jedes Teammitglied sollte über die aktuellen Entwicklungen informiert werden. Durch die Treffen können auch Ratschläge und Verbesserungen durch das Team eingeholt werden.</w:t>
      </w:r>
      <w:r w:rsidR="00411ABE">
        <w:t xml:space="preserve"> </w:t>
      </w:r>
      <w:r w:rsidR="00411ABE" w:rsidRPr="00445C84">
        <w:t>Dokumentation?</w:t>
      </w:r>
    </w:p>
    <w:p w14:paraId="76804C8A" w14:textId="08CF7F2B" w:rsidR="0035129A" w:rsidRPr="0035129A" w:rsidRDefault="005737AE" w:rsidP="001700AD">
      <w:pPr>
        <w:spacing w:line="360" w:lineRule="auto"/>
        <w:rPr>
          <w:b/>
        </w:rPr>
      </w:pPr>
      <w:r>
        <w:rPr>
          <w:b/>
        </w:rPr>
        <w:br w:type="page"/>
      </w:r>
    </w:p>
    <w:p w14:paraId="08A0162E" w14:textId="77777777" w:rsidR="0035129A" w:rsidRDefault="0003659E" w:rsidP="005603F2">
      <w:pPr>
        <w:pStyle w:val="berschrift2"/>
        <w:numPr>
          <w:ilvl w:val="1"/>
          <w:numId w:val="1"/>
        </w:numPr>
        <w:spacing w:line="360" w:lineRule="auto"/>
      </w:pPr>
      <w:bookmarkStart w:id="100" w:name="_Toc6168747"/>
      <w:r>
        <w:lastRenderedPageBreak/>
        <w:t>Konzeption</w:t>
      </w:r>
      <w:bookmarkEnd w:id="100"/>
    </w:p>
    <w:p w14:paraId="007F9E35" w14:textId="77777777" w:rsidR="00270D64" w:rsidRPr="00270D64" w:rsidRDefault="00270D64" w:rsidP="005603F2">
      <w:pPr>
        <w:pStyle w:val="berschrift3"/>
        <w:numPr>
          <w:ilvl w:val="2"/>
          <w:numId w:val="1"/>
        </w:numPr>
        <w:spacing w:line="360" w:lineRule="auto"/>
      </w:pPr>
      <w:bookmarkStart w:id="101" w:name="_Toc6168748"/>
      <w:r>
        <w:t>Aufbau der Anwendung</w:t>
      </w:r>
      <w:bookmarkEnd w:id="101"/>
    </w:p>
    <w:p w14:paraId="67225C4E" w14:textId="1EDBC28C" w:rsidR="000E4738" w:rsidRPr="000E4738" w:rsidRDefault="000E4738" w:rsidP="00040DDB">
      <w:pPr>
        <w:pStyle w:val="FormatT1000"/>
        <w:rPr>
          <w:rFonts w:eastAsia="Arial"/>
        </w:rPr>
      </w:pPr>
      <w:r w:rsidRPr="000E4738">
        <w:rPr>
          <w:rFonts w:eastAsia="Arial"/>
        </w:rPr>
        <w:t xml:space="preserve">Die Anwendung wurde nach dem 5-Schichtenmodell (siehe Kapitel </w:t>
      </w:r>
      <w:proofErr w:type="spellStart"/>
      <w:r w:rsidRPr="00775604">
        <w:rPr>
          <w:rFonts w:eastAsia="Arial"/>
          <w:color w:val="FF0000"/>
        </w:rPr>
        <w:t>x.x</w:t>
      </w:r>
      <w:proofErr w:type="spellEnd"/>
      <w:r w:rsidRPr="000E4738">
        <w:rPr>
          <w:rFonts w:eastAsia="Arial"/>
        </w:rPr>
        <w:t xml:space="preserve">) konzipiert. In der </w:t>
      </w:r>
      <w:r w:rsidR="006B7109">
        <w:rPr>
          <w:rFonts w:eastAsia="Arial"/>
        </w:rPr>
        <w:t>n</w:t>
      </w:r>
      <w:r w:rsidRPr="000E4738">
        <w:rPr>
          <w:rFonts w:eastAsia="Arial"/>
        </w:rPr>
        <w:t>achfolgenden Abbildung ist d</w:t>
      </w:r>
      <w:r w:rsidR="006B7109">
        <w:rPr>
          <w:rFonts w:eastAsia="Arial"/>
        </w:rPr>
        <w:t>er</w:t>
      </w:r>
      <w:r w:rsidRPr="000E4738">
        <w:rPr>
          <w:rFonts w:eastAsia="Arial"/>
        </w:rPr>
        <w:t xml:space="preserve"> Architektur</w:t>
      </w:r>
      <w:r w:rsidR="006B7109">
        <w:rPr>
          <w:rFonts w:eastAsia="Arial"/>
        </w:rPr>
        <w:t>-Entwurf</w:t>
      </w:r>
      <w:r w:rsidRPr="000E4738">
        <w:rPr>
          <w:rFonts w:eastAsia="Arial"/>
        </w:rPr>
        <w:t xml:space="preserve"> zu sehen.</w:t>
      </w:r>
    </w:p>
    <w:p w14:paraId="2C3C17D2" w14:textId="77777777" w:rsidR="000E4738" w:rsidRPr="000E4738" w:rsidRDefault="000E4738" w:rsidP="00040DDB">
      <w:pPr>
        <w:pStyle w:val="FormatT1000"/>
        <w:rPr>
          <w:rFonts w:eastAsia="Arial"/>
        </w:rPr>
      </w:pPr>
    </w:p>
    <w:p w14:paraId="7134B7D3" w14:textId="77777777" w:rsidR="00D005F8" w:rsidRDefault="000E4738" w:rsidP="00040DDB">
      <w:pPr>
        <w:pStyle w:val="FormatT1000"/>
      </w:pPr>
      <w:r w:rsidRPr="00CF1EAD">
        <w:rPr>
          <w:rFonts w:eastAsia="Arial"/>
          <w:noProof/>
        </w:rPr>
        <w:drawing>
          <wp:inline distT="0" distB="0" distL="0" distR="0" wp14:anchorId="74FEBB9D" wp14:editId="6B706082">
            <wp:extent cx="5727548" cy="3398318"/>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67915" cy="3422269"/>
                    </a:xfrm>
                    <a:prstGeom prst="rect">
                      <a:avLst/>
                    </a:prstGeom>
                    <a:noFill/>
                  </pic:spPr>
                </pic:pic>
              </a:graphicData>
            </a:graphic>
          </wp:inline>
        </w:drawing>
      </w:r>
    </w:p>
    <w:p w14:paraId="186A93F4" w14:textId="7B73C046" w:rsidR="000E4738" w:rsidRDefault="00D005F8" w:rsidP="001700AD">
      <w:pPr>
        <w:pStyle w:val="Beschriftung"/>
        <w:spacing w:line="360" w:lineRule="auto"/>
        <w:jc w:val="center"/>
        <w:rPr>
          <w:rFonts w:eastAsia="Arial"/>
        </w:rPr>
      </w:pPr>
      <w:bookmarkStart w:id="102" w:name="_Toc6168769"/>
      <w:r>
        <w:t xml:space="preserve">Abbildung </w:t>
      </w:r>
      <w:r w:rsidR="00256D7A">
        <w:rPr>
          <w:noProof/>
        </w:rPr>
        <w:fldChar w:fldCharType="begin"/>
      </w:r>
      <w:r w:rsidR="00256D7A">
        <w:rPr>
          <w:noProof/>
        </w:rPr>
        <w:instrText xml:space="preserve"> SEQ Abbildung \* ARABIC </w:instrText>
      </w:r>
      <w:r w:rsidR="00256D7A">
        <w:rPr>
          <w:noProof/>
        </w:rPr>
        <w:fldChar w:fldCharType="separate"/>
      </w:r>
      <w:r w:rsidR="00445C84">
        <w:rPr>
          <w:noProof/>
        </w:rPr>
        <w:t>6</w:t>
      </w:r>
      <w:r w:rsidR="00256D7A">
        <w:rPr>
          <w:noProof/>
        </w:rPr>
        <w:fldChar w:fldCharType="end"/>
      </w:r>
      <w:r>
        <w:t>: Architektur-Entwurf</w:t>
      </w:r>
      <w:bookmarkEnd w:id="102"/>
    </w:p>
    <w:p w14:paraId="7CDCC024" w14:textId="77777777" w:rsidR="000E4738" w:rsidRPr="005B323F" w:rsidRDefault="000E4738" w:rsidP="00040DDB">
      <w:pPr>
        <w:pStyle w:val="FormatT1000"/>
        <w:rPr>
          <w:rFonts w:eastAsia="Arial"/>
        </w:rPr>
      </w:pPr>
    </w:p>
    <w:p w14:paraId="4BBAC81D" w14:textId="77777777" w:rsidR="000E4738" w:rsidRPr="005B323F" w:rsidRDefault="000E4738" w:rsidP="00040DDB">
      <w:pPr>
        <w:pStyle w:val="FormatT1000"/>
        <w:rPr>
          <w:rFonts w:eastAsia="Arial"/>
        </w:rPr>
      </w:pPr>
      <w:proofErr w:type="spellStart"/>
      <w:r w:rsidRPr="005B323F">
        <w:rPr>
          <w:rFonts w:eastAsia="Arial"/>
        </w:rPr>
        <w:t>Resource</w:t>
      </w:r>
      <w:proofErr w:type="spellEnd"/>
      <w:r w:rsidRPr="005B323F">
        <w:rPr>
          <w:rFonts w:eastAsia="Arial"/>
        </w:rPr>
        <w:t xml:space="preserve"> Tier</w:t>
      </w:r>
    </w:p>
    <w:p w14:paraId="579BDD85" w14:textId="2F92E17A" w:rsidR="000E4738" w:rsidRDefault="000E4738" w:rsidP="00040DDB">
      <w:pPr>
        <w:pStyle w:val="FormatT1000"/>
        <w:rPr>
          <w:rFonts w:eastAsia="Arial"/>
        </w:rPr>
      </w:pPr>
      <w:r w:rsidRPr="000E4738">
        <w:rPr>
          <w:rFonts w:eastAsia="Arial"/>
        </w:rPr>
        <w:t xml:space="preserve">Die </w:t>
      </w:r>
      <w:proofErr w:type="spellStart"/>
      <w:r w:rsidRPr="000E4738">
        <w:rPr>
          <w:rFonts w:eastAsia="Arial"/>
        </w:rPr>
        <w:t>Ressourceschicht</w:t>
      </w:r>
      <w:proofErr w:type="spellEnd"/>
      <w:r w:rsidRPr="000E4738">
        <w:rPr>
          <w:rFonts w:eastAsia="Arial"/>
        </w:rPr>
        <w:t xml:space="preserve"> (</w:t>
      </w:r>
      <w:proofErr w:type="spellStart"/>
      <w:r w:rsidRPr="000E4738">
        <w:rPr>
          <w:rFonts w:eastAsia="Arial"/>
        </w:rPr>
        <w:t>Resource</w:t>
      </w:r>
      <w:proofErr w:type="spellEnd"/>
      <w:r w:rsidRPr="000E4738">
        <w:rPr>
          <w:rFonts w:eastAsia="Arial"/>
        </w:rPr>
        <w:t xml:space="preserve"> Tier) ist über einen Ressourcenadapter für das </w:t>
      </w:r>
      <w:proofErr w:type="spellStart"/>
      <w:r w:rsidRPr="000E4738">
        <w:rPr>
          <w:rFonts w:eastAsia="Arial"/>
        </w:rPr>
        <w:t>Naoqi</w:t>
      </w:r>
      <w:proofErr w:type="spellEnd"/>
      <w:r w:rsidRPr="000E4738">
        <w:rPr>
          <w:rFonts w:eastAsia="Arial"/>
        </w:rPr>
        <w:t xml:space="preserve"> Framework integriert. Dieser Adapter realisiert eine DLL-Schnittstelle, über welche Aktionen auf dem </w:t>
      </w:r>
      <w:proofErr w:type="spellStart"/>
      <w:r w:rsidRPr="000E4738">
        <w:rPr>
          <w:rFonts w:eastAsia="Arial"/>
        </w:rPr>
        <w:t>Nao</w:t>
      </w:r>
      <w:proofErr w:type="spellEnd"/>
      <w:r w:rsidRPr="000E4738">
        <w:rPr>
          <w:rFonts w:eastAsia="Arial"/>
        </w:rPr>
        <w:t xml:space="preserve"> gestartet werden können. Diese sind u.a. Laufen, Gehen oder Sprechen. Über den Adapter wird auch auf die Kamera und das Mikrofon des </w:t>
      </w:r>
      <w:proofErr w:type="spellStart"/>
      <w:r w:rsidRPr="000E4738">
        <w:rPr>
          <w:rFonts w:eastAsia="Arial"/>
        </w:rPr>
        <w:t>Nao</w:t>
      </w:r>
      <w:proofErr w:type="spellEnd"/>
      <w:r w:rsidRPr="000E4738">
        <w:rPr>
          <w:rFonts w:eastAsia="Arial"/>
        </w:rPr>
        <w:t xml:space="preserve"> zugegriffen.</w:t>
      </w:r>
    </w:p>
    <w:p w14:paraId="30E0C490" w14:textId="77777777" w:rsidR="00A61DD2" w:rsidRPr="000E4738" w:rsidRDefault="00A61DD2" w:rsidP="00040DDB">
      <w:pPr>
        <w:pStyle w:val="FormatT1000"/>
        <w:rPr>
          <w:rFonts w:eastAsia="Arial"/>
        </w:rPr>
      </w:pPr>
    </w:p>
    <w:p w14:paraId="118E211E" w14:textId="77777777" w:rsidR="000E4738" w:rsidRPr="005B323F" w:rsidRDefault="000E4738" w:rsidP="00040DDB">
      <w:pPr>
        <w:pStyle w:val="FormatT1000"/>
        <w:rPr>
          <w:rFonts w:eastAsia="Arial"/>
        </w:rPr>
      </w:pPr>
      <w:r w:rsidRPr="005B323F">
        <w:rPr>
          <w:rFonts w:eastAsia="Arial"/>
        </w:rPr>
        <w:t>Integration Tier</w:t>
      </w:r>
    </w:p>
    <w:p w14:paraId="149941A9" w14:textId="712748B7" w:rsidR="000E4738" w:rsidRDefault="000E4738" w:rsidP="00040DDB">
      <w:pPr>
        <w:pStyle w:val="FormatT1000"/>
        <w:rPr>
          <w:rFonts w:eastAsia="Arial"/>
        </w:rPr>
      </w:pPr>
      <w:r w:rsidRPr="000E4738">
        <w:rPr>
          <w:rFonts w:eastAsia="Arial"/>
        </w:rPr>
        <w:t xml:space="preserve">Die Integrationsschicht (Integration Tier) ist für die Kommunikation mit dem Ressourcenadapter zuständig. Dabei soll die Einbindung des Frameworks in Unity </w:t>
      </w:r>
      <w:r w:rsidRPr="000E4738">
        <w:rPr>
          <w:rFonts w:eastAsia="Arial"/>
        </w:rPr>
        <w:lastRenderedPageBreak/>
        <w:t>sichergestellt werden. Funktionen in dieser Schicht rufen Routinen in der DLL auf und fungieren als Erweiterung von Unity.</w:t>
      </w:r>
    </w:p>
    <w:p w14:paraId="0B1D8D6B" w14:textId="77777777" w:rsidR="000E4738" w:rsidRPr="005B323F" w:rsidRDefault="000E4738" w:rsidP="00040DDB">
      <w:pPr>
        <w:pStyle w:val="FormatT1000"/>
        <w:rPr>
          <w:rFonts w:eastAsia="Arial"/>
        </w:rPr>
      </w:pPr>
    </w:p>
    <w:p w14:paraId="5678A7FE" w14:textId="77777777" w:rsidR="000E4738" w:rsidRPr="005B323F" w:rsidRDefault="000E4738" w:rsidP="00040DDB">
      <w:pPr>
        <w:pStyle w:val="FormatT1000"/>
        <w:rPr>
          <w:rFonts w:eastAsia="Arial"/>
        </w:rPr>
      </w:pPr>
      <w:r w:rsidRPr="005B323F">
        <w:rPr>
          <w:rFonts w:eastAsia="Arial"/>
        </w:rPr>
        <w:t>Business Tier</w:t>
      </w:r>
    </w:p>
    <w:p w14:paraId="4C735353" w14:textId="3954AE77" w:rsidR="000E4738" w:rsidRDefault="000E4738" w:rsidP="00040DDB">
      <w:pPr>
        <w:pStyle w:val="FormatT1000"/>
        <w:rPr>
          <w:rFonts w:eastAsia="Arial"/>
        </w:rPr>
      </w:pPr>
      <w:r w:rsidRPr="000E4738">
        <w:rPr>
          <w:rFonts w:eastAsia="Arial"/>
        </w:rPr>
        <w:t>Die Businesslogik (Business Tier) übernimmt die Datenlogik und Steuerung in Unity. Speziell entwickelte Skripte in dieser Schicht ermöglichen die Interaktion des Benutzers mit der in der Integrationsschicht implementierten Erweiterung von Unity.</w:t>
      </w:r>
    </w:p>
    <w:p w14:paraId="00B5D437" w14:textId="77777777" w:rsidR="000E4738" w:rsidRPr="005B323F" w:rsidRDefault="000E4738" w:rsidP="00040DDB">
      <w:pPr>
        <w:pStyle w:val="FormatT1000"/>
        <w:rPr>
          <w:rFonts w:eastAsia="Arial"/>
        </w:rPr>
      </w:pPr>
    </w:p>
    <w:p w14:paraId="00C0E21D" w14:textId="5ABAD467" w:rsidR="000E4738" w:rsidRPr="005B323F" w:rsidRDefault="000E4738" w:rsidP="00040DDB">
      <w:pPr>
        <w:pStyle w:val="FormatT1000"/>
        <w:rPr>
          <w:rFonts w:eastAsia="Arial"/>
        </w:rPr>
      </w:pPr>
      <w:proofErr w:type="spellStart"/>
      <w:r w:rsidRPr="005B323F">
        <w:rPr>
          <w:rFonts w:eastAsia="Arial"/>
        </w:rPr>
        <w:t>Presentation</w:t>
      </w:r>
      <w:proofErr w:type="spellEnd"/>
      <w:r w:rsidRPr="005B323F">
        <w:rPr>
          <w:rFonts w:eastAsia="Arial"/>
        </w:rPr>
        <w:t xml:space="preserve"> Tier</w:t>
      </w:r>
    </w:p>
    <w:p w14:paraId="02AF160E" w14:textId="5A9AF24F" w:rsidR="000E4738" w:rsidRDefault="000E4738" w:rsidP="00040DDB">
      <w:pPr>
        <w:pStyle w:val="FormatT1000"/>
        <w:rPr>
          <w:rFonts w:eastAsia="Arial"/>
        </w:rPr>
      </w:pPr>
      <w:r w:rsidRPr="000E4738">
        <w:rPr>
          <w:rFonts w:eastAsia="Arial"/>
        </w:rPr>
        <w:t>Die Präsentationsschicht (</w:t>
      </w:r>
      <w:proofErr w:type="spellStart"/>
      <w:r w:rsidRPr="000E4738">
        <w:rPr>
          <w:rFonts w:eastAsia="Arial"/>
        </w:rPr>
        <w:t>Presentation</w:t>
      </w:r>
      <w:proofErr w:type="spellEnd"/>
      <w:r w:rsidRPr="000E4738">
        <w:rPr>
          <w:rFonts w:eastAsia="Arial"/>
        </w:rPr>
        <w:t xml:space="preserve"> Tier) wird über Unity realisiert und enthält sowohl sämtliche Objekte zur Generierung des Virtuellen Raumes als auch Elemente für die Grafische Benutzeroberfläche (GUI).</w:t>
      </w:r>
    </w:p>
    <w:p w14:paraId="054EA09D" w14:textId="77777777" w:rsidR="000E4738" w:rsidRPr="005B323F" w:rsidRDefault="000E4738" w:rsidP="00040DDB">
      <w:pPr>
        <w:pStyle w:val="FormatT1000"/>
        <w:rPr>
          <w:rFonts w:eastAsia="Arial"/>
        </w:rPr>
      </w:pPr>
    </w:p>
    <w:p w14:paraId="11EDCE50" w14:textId="77777777" w:rsidR="000E4738" w:rsidRPr="005B323F" w:rsidRDefault="000E4738" w:rsidP="00040DDB">
      <w:pPr>
        <w:pStyle w:val="FormatT1000"/>
        <w:rPr>
          <w:rFonts w:eastAsia="Arial"/>
        </w:rPr>
      </w:pPr>
      <w:r w:rsidRPr="005B323F">
        <w:rPr>
          <w:rFonts w:eastAsia="Arial"/>
        </w:rPr>
        <w:t>Client Tier</w:t>
      </w:r>
    </w:p>
    <w:p w14:paraId="6B108D04" w14:textId="77777777" w:rsidR="000E4738" w:rsidRPr="000E4738" w:rsidRDefault="000E4738" w:rsidP="00040DDB">
      <w:pPr>
        <w:pStyle w:val="FormatT1000"/>
        <w:rPr>
          <w:rFonts w:eastAsia="Arial"/>
        </w:rPr>
      </w:pPr>
      <w:r w:rsidRPr="000E4738">
        <w:rPr>
          <w:rFonts w:eastAsia="Arial"/>
        </w:rPr>
        <w:t>Die Clientschicht (Client Tier) übernimmt die Darstellung der in der Präsentationschicht generierten Oberfläche und wird über die HTC-Vive Brille realisiert. Die Verbindung übernimmt das Steam-VR Framework.</w:t>
      </w:r>
    </w:p>
    <w:p w14:paraId="2B35CAB9" w14:textId="791BBA62" w:rsidR="00270D64" w:rsidRPr="00270D64" w:rsidRDefault="007A15A0" w:rsidP="001700AD">
      <w:pPr>
        <w:spacing w:line="360" w:lineRule="auto"/>
        <w:rPr>
          <w:b/>
        </w:rPr>
      </w:pPr>
      <w:r>
        <w:rPr>
          <w:b/>
        </w:rPr>
        <w:br w:type="page"/>
      </w:r>
    </w:p>
    <w:p w14:paraId="01212ADE" w14:textId="77777777" w:rsidR="0003659E" w:rsidRDefault="00F533EA" w:rsidP="005603F2">
      <w:pPr>
        <w:pStyle w:val="berschrift3"/>
        <w:numPr>
          <w:ilvl w:val="2"/>
          <w:numId w:val="1"/>
        </w:numPr>
        <w:spacing w:line="360" w:lineRule="auto"/>
      </w:pPr>
      <w:bookmarkStart w:id="103" w:name="_Toc6168749"/>
      <w:r>
        <w:lastRenderedPageBreak/>
        <w:t>Entwurf</w:t>
      </w:r>
      <w:r w:rsidR="0003659E">
        <w:t xml:space="preserve"> der virtuellen </w:t>
      </w:r>
      <w:commentRangeStart w:id="104"/>
      <w:commentRangeStart w:id="105"/>
      <w:r w:rsidR="0003659E">
        <w:t>Umgebung</w:t>
      </w:r>
      <w:commentRangeEnd w:id="104"/>
      <w:r w:rsidR="004E685A">
        <w:rPr>
          <w:rStyle w:val="Kommentarzeichen"/>
          <w:rFonts w:asciiTheme="minorHAnsi" w:eastAsiaTheme="minorHAnsi" w:hAnsiTheme="minorHAnsi" w:cstheme="minorBidi"/>
          <w:color w:val="auto"/>
        </w:rPr>
        <w:commentReference w:id="104"/>
      </w:r>
      <w:bookmarkEnd w:id="103"/>
      <w:commentRangeEnd w:id="105"/>
      <w:r w:rsidR="000E0A57">
        <w:rPr>
          <w:rStyle w:val="Kommentarzeichen"/>
          <w:rFonts w:asciiTheme="minorHAnsi" w:eastAsiaTheme="minorHAnsi" w:hAnsiTheme="minorHAnsi" w:cstheme="minorBidi"/>
          <w:color w:val="auto"/>
        </w:rPr>
        <w:commentReference w:id="105"/>
      </w:r>
    </w:p>
    <w:p w14:paraId="0304800B" w14:textId="77777777" w:rsidR="00444E64" w:rsidRPr="00444E64" w:rsidRDefault="00444E64" w:rsidP="00040DDB">
      <w:pPr>
        <w:pStyle w:val="FormatT1000"/>
      </w:pPr>
      <w:r w:rsidRPr="00444E64">
        <w:t>Für das Design des Virtuellen Raumes wurden verschiedene Entwürfe entwickelt. Diese werden im folgenden Abschnitt genauer vorgestellt.</w:t>
      </w:r>
    </w:p>
    <w:p w14:paraId="5EB0DFB0" w14:textId="77777777" w:rsidR="00444E64" w:rsidRPr="00444E64" w:rsidRDefault="00444E64" w:rsidP="00040DDB">
      <w:pPr>
        <w:pStyle w:val="FormatT1000"/>
      </w:pPr>
    </w:p>
    <w:p w14:paraId="1E590DCF" w14:textId="327B2374" w:rsidR="00444E64" w:rsidRPr="00D76667" w:rsidRDefault="00444E64" w:rsidP="00040DDB">
      <w:pPr>
        <w:pStyle w:val="FormatT1000"/>
      </w:pPr>
      <w:r w:rsidRPr="00444E64">
        <w:rPr>
          <w:rStyle w:val="Fett"/>
        </w:rPr>
        <w:t>Head-Display</w:t>
      </w:r>
    </w:p>
    <w:p w14:paraId="59737C17" w14:textId="390BD6E2" w:rsidR="00444E64" w:rsidRDefault="00444E64" w:rsidP="00040DDB">
      <w:pPr>
        <w:pStyle w:val="FormatT1000"/>
      </w:pPr>
      <w:r w:rsidRPr="005C5166">
        <w:t xml:space="preserve">Bei diesem Entwurf wird der virtuelle Raum so dargestellt, als befinde sich der Benutzer im Kopf des </w:t>
      </w:r>
      <w:proofErr w:type="spellStart"/>
      <w:r w:rsidRPr="005C5166">
        <w:t>Nao</w:t>
      </w:r>
      <w:proofErr w:type="spellEnd"/>
      <w:r w:rsidRPr="005C5166">
        <w:t xml:space="preserve"> und würde durch seine Augen sehen. Links unten ist ein Abbild des </w:t>
      </w:r>
      <w:proofErr w:type="spellStart"/>
      <w:r w:rsidRPr="005C5166">
        <w:t>Nao</w:t>
      </w:r>
      <w:proofErr w:type="spellEnd"/>
      <w:r w:rsidRPr="005C5166">
        <w:t xml:space="preserve">, das Informationen über die einzelnen Gelenkpositionen darstellen soll. Der Benutzer soll dadurch erkennen können, in welcher Lage sich der </w:t>
      </w:r>
      <w:proofErr w:type="spellStart"/>
      <w:r w:rsidRPr="005C5166">
        <w:t>Nao</w:t>
      </w:r>
      <w:proofErr w:type="spellEnd"/>
      <w:r w:rsidRPr="005C5166">
        <w:t xml:space="preserve"> befindet und welche Aktionen aktuell ausgeführt werden. Rechts oben ist ein Menü für die Steuerung zu sehen. Durch dieses Menü soll der </w:t>
      </w:r>
      <w:proofErr w:type="spellStart"/>
      <w:r w:rsidRPr="005C5166">
        <w:t>Nao</w:t>
      </w:r>
      <w:proofErr w:type="spellEnd"/>
      <w:r w:rsidRPr="005C5166">
        <w:t xml:space="preserve"> bewegt werden können.</w:t>
      </w:r>
    </w:p>
    <w:p w14:paraId="163F695B" w14:textId="169B66BB" w:rsidR="00D76667" w:rsidRPr="005C5166" w:rsidRDefault="00337B32" w:rsidP="00040DDB">
      <w:pPr>
        <w:pStyle w:val="FormatT1000"/>
      </w:pPr>
      <w:r>
        <w:rPr>
          <w:noProof/>
        </w:rPr>
        <mc:AlternateContent>
          <mc:Choice Requires="wps">
            <w:drawing>
              <wp:anchor distT="0" distB="0" distL="114300" distR="114300" simplePos="0" relativeHeight="251658243" behindDoc="0" locked="0" layoutInCell="1" allowOverlap="1" wp14:anchorId="609AC518" wp14:editId="42ADFFBC">
                <wp:simplePos x="0" y="0"/>
                <wp:positionH relativeFrom="column">
                  <wp:posOffset>0</wp:posOffset>
                </wp:positionH>
                <wp:positionV relativeFrom="paragraph">
                  <wp:posOffset>3814445</wp:posOffset>
                </wp:positionV>
                <wp:extent cx="568833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48832A57" w14:textId="55D03AB9" w:rsidR="0043313E" w:rsidRPr="003D0C0B" w:rsidRDefault="0043313E" w:rsidP="00337B32">
                            <w:pPr>
                              <w:pStyle w:val="Beschriftung"/>
                              <w:jc w:val="center"/>
                              <w:rPr>
                                <w:noProof/>
                                <w:sz w:val="24"/>
                                <w:szCs w:val="24"/>
                                <w:lang w:bidi="en-US"/>
                              </w:rPr>
                            </w:pPr>
                            <w:bookmarkStart w:id="106" w:name="_Toc6168770"/>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Entwurf Head-Display</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AC518" id="_x0000_t202" coordsize="21600,21600" o:spt="202" path="m,l,21600r21600,l21600,xe">
                <v:stroke joinstyle="miter"/>
                <v:path gradientshapeok="t" o:connecttype="rect"/>
              </v:shapetype>
              <v:shape id="Textfeld 11" o:spid="_x0000_s1026" type="#_x0000_t202" style="position:absolute;left:0;text-align:left;margin-left:0;margin-top:300.35pt;width:447.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" stroked="f">
                <v:textbox style="mso-fit-shape-to-text:t" inset="0,0,0,0">
                  <w:txbxContent>
                    <w:p w14:paraId="48832A57" w14:textId="55D03AB9" w:rsidR="0043313E" w:rsidRPr="003D0C0B" w:rsidRDefault="0043313E" w:rsidP="00337B32">
                      <w:pPr>
                        <w:pStyle w:val="Beschriftung"/>
                        <w:jc w:val="center"/>
                        <w:rPr>
                          <w:noProof/>
                          <w:sz w:val="24"/>
                          <w:szCs w:val="24"/>
                          <w:lang w:bidi="en-US"/>
                        </w:rPr>
                      </w:pPr>
                      <w:bookmarkStart w:id="107" w:name="_Toc6168770"/>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Entwurf Head-Display</w:t>
                      </w:r>
                      <w:bookmarkEnd w:id="107"/>
                    </w:p>
                  </w:txbxContent>
                </v:textbox>
                <w10:wrap type="topAndBottom"/>
              </v:shape>
            </w:pict>
          </mc:Fallback>
        </mc:AlternateContent>
      </w:r>
      <w:r w:rsidR="00BC0D18">
        <w:rPr>
          <w:noProof/>
        </w:rPr>
        <w:drawing>
          <wp:anchor distT="0" distB="0" distL="114300" distR="114300" simplePos="0" relativeHeight="251658240" behindDoc="0" locked="0" layoutInCell="1" allowOverlap="1" wp14:anchorId="62C0C2B0" wp14:editId="27FD5A2D">
            <wp:simplePos x="0" y="0"/>
            <wp:positionH relativeFrom="column">
              <wp:posOffset>0</wp:posOffset>
            </wp:positionH>
            <wp:positionV relativeFrom="paragraph">
              <wp:posOffset>280035</wp:posOffset>
            </wp:positionV>
            <wp:extent cx="5688330" cy="3477260"/>
            <wp:effectExtent l="0" t="0" r="7620" b="889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8330" cy="3477260"/>
                    </a:xfrm>
                    <a:prstGeom prst="rect">
                      <a:avLst/>
                    </a:prstGeom>
                  </pic:spPr>
                </pic:pic>
              </a:graphicData>
            </a:graphic>
          </wp:anchor>
        </w:drawing>
      </w:r>
    </w:p>
    <w:p w14:paraId="3E6C598B" w14:textId="18FC2248" w:rsidR="00BC0D18" w:rsidRDefault="00BC0D18" w:rsidP="001700AD">
      <w:pPr>
        <w:spacing w:line="360" w:lineRule="auto"/>
        <w:rPr>
          <w:rFonts w:ascii="Arial" w:eastAsia="Arial" w:hAnsi="Arial" w:cs="Times New Roman"/>
          <w:bCs/>
          <w:sz w:val="24"/>
          <w:szCs w:val="24"/>
          <w:lang w:bidi="en-US"/>
        </w:rPr>
      </w:pPr>
      <w:r>
        <w:rPr>
          <w:rFonts w:ascii="Arial" w:eastAsia="Arial" w:hAnsi="Arial" w:cs="Times New Roman"/>
          <w:bCs/>
        </w:rPr>
        <w:br w:type="page"/>
      </w:r>
    </w:p>
    <w:p w14:paraId="5E442829" w14:textId="2EB98E0F" w:rsidR="00444E64" w:rsidRPr="00BC0D18" w:rsidRDefault="00444E64" w:rsidP="00040DDB">
      <w:pPr>
        <w:pStyle w:val="FormatT1000"/>
      </w:pPr>
      <w:proofErr w:type="spellStart"/>
      <w:r w:rsidRPr="00444E64">
        <w:rPr>
          <w:rStyle w:val="Fett"/>
        </w:rPr>
        <w:lastRenderedPageBreak/>
        <w:t>Nao</w:t>
      </w:r>
      <w:proofErr w:type="spellEnd"/>
      <w:r w:rsidRPr="00444E64">
        <w:rPr>
          <w:rStyle w:val="Fett"/>
        </w:rPr>
        <w:t>-Labor</w:t>
      </w:r>
    </w:p>
    <w:p w14:paraId="77C5A839" w14:textId="3801F975" w:rsidR="00444E64" w:rsidRDefault="00444E64" w:rsidP="00040DDB">
      <w:pPr>
        <w:pStyle w:val="FormatT1000"/>
      </w:pPr>
      <w:r w:rsidRPr="00444E64">
        <w:t xml:space="preserve">Bei diesem Entwurf wurde ein Labor entwickelt, in welchem sich der Benutzer aufhält, während er den </w:t>
      </w:r>
      <w:proofErr w:type="spellStart"/>
      <w:r w:rsidRPr="00444E64">
        <w:t>Nao</w:t>
      </w:r>
      <w:proofErr w:type="spellEnd"/>
      <w:r w:rsidRPr="00444E64">
        <w:t xml:space="preserve"> steuert. In der Mitte des Raums befindet sich ein Tisch. Über ein Menü auf dem Tisch soll der Benutzer Steuerungseingaben an den </w:t>
      </w:r>
      <w:proofErr w:type="spellStart"/>
      <w:r w:rsidRPr="00444E64">
        <w:t>Nao</w:t>
      </w:r>
      <w:proofErr w:type="spellEnd"/>
      <w:r w:rsidRPr="00444E64">
        <w:t xml:space="preserve"> senden können, um diesen zu bewegen. Neben dem Menü steht ein Modell des </w:t>
      </w:r>
      <w:proofErr w:type="spellStart"/>
      <w:r w:rsidRPr="00444E64">
        <w:t>Nao</w:t>
      </w:r>
      <w:proofErr w:type="spellEnd"/>
      <w:r w:rsidRPr="00444E64">
        <w:t>, welches ein gegenwärtiges Abbild des Roboters darstellt. Dieses soll dem Benutzer ermöglichen</w:t>
      </w:r>
      <w:r w:rsidR="00CE29B6">
        <w:t>,</w:t>
      </w:r>
      <w:r w:rsidRPr="00444E64">
        <w:t xml:space="preserve"> die aktuell ausgeführte Aktion und Lage des Roboters zu erkennen. An der Wand hinter dem Tisch befindet sich ein Bildschirm, auf dem d</w:t>
      </w:r>
      <w:r w:rsidR="00CE29B6">
        <w:t>as aktuelle Kamerabild</w:t>
      </w:r>
      <w:r w:rsidRPr="00444E64">
        <w:t xml:space="preserve"> des </w:t>
      </w:r>
      <w:proofErr w:type="spellStart"/>
      <w:r w:rsidRPr="00444E64">
        <w:t>N</w:t>
      </w:r>
      <w:r w:rsidR="00CE29B6">
        <w:t>ao</w:t>
      </w:r>
      <w:proofErr w:type="spellEnd"/>
      <w:r w:rsidR="00CE29B6">
        <w:t>-Roboters</w:t>
      </w:r>
      <w:r w:rsidRPr="00444E64">
        <w:t xml:space="preserve"> dargestellt werden. Der Benutzer kann </w:t>
      </w:r>
      <w:r w:rsidR="00AD1E8A">
        <w:t xml:space="preserve">direkt </w:t>
      </w:r>
      <w:r w:rsidRPr="00444E64">
        <w:t xml:space="preserve">sehen, was der </w:t>
      </w:r>
      <w:proofErr w:type="spellStart"/>
      <w:r w:rsidRPr="00444E64">
        <w:t>Nao</w:t>
      </w:r>
      <w:proofErr w:type="spellEnd"/>
      <w:r w:rsidRPr="00444E64">
        <w:t xml:space="preserve"> aufzeichnet. Im </w:t>
      </w:r>
      <w:r w:rsidR="00761AA5">
        <w:t>v</w:t>
      </w:r>
      <w:r w:rsidRPr="00444E64">
        <w:t>irtuellen Raum kann sich der Benutzer durch Teleportation über die Steuerung der HTC Vive bewegen.</w:t>
      </w:r>
    </w:p>
    <w:p w14:paraId="492A4596" w14:textId="4C062062" w:rsidR="00BC0D18" w:rsidRDefault="00AC3A27" w:rsidP="00040DDB">
      <w:pPr>
        <w:pStyle w:val="FormatT1000"/>
      </w:pPr>
      <w:r>
        <w:rPr>
          <w:noProof/>
        </w:rPr>
        <mc:AlternateContent>
          <mc:Choice Requires="wps">
            <w:drawing>
              <wp:anchor distT="0" distB="0" distL="114300" distR="114300" simplePos="0" relativeHeight="251658244" behindDoc="0" locked="0" layoutInCell="1" allowOverlap="1" wp14:anchorId="7F0BB5D3" wp14:editId="3DD79CD1">
                <wp:simplePos x="0" y="0"/>
                <wp:positionH relativeFrom="column">
                  <wp:posOffset>0</wp:posOffset>
                </wp:positionH>
                <wp:positionV relativeFrom="paragraph">
                  <wp:posOffset>3402330</wp:posOffset>
                </wp:positionV>
                <wp:extent cx="568833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2B2C6A20" w14:textId="5B419E24" w:rsidR="0043313E" w:rsidRPr="00EB3716" w:rsidRDefault="0043313E" w:rsidP="00AC3A27">
                            <w:pPr>
                              <w:pStyle w:val="Beschriftung"/>
                              <w:jc w:val="center"/>
                              <w:rPr>
                                <w:noProof/>
                                <w:sz w:val="24"/>
                                <w:szCs w:val="24"/>
                                <w:lang w:bidi="en-US"/>
                              </w:rPr>
                            </w:pPr>
                            <w:bookmarkStart w:id="108" w:name="_Toc6168771"/>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Entwurf Labor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B5D3" id="Textfeld 16" o:spid="_x0000_s1027" type="#_x0000_t202" style="position:absolute;left:0;text-align:left;margin-left:0;margin-top:267.9pt;width:447.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" stroked="f">
                <v:textbox style="mso-fit-shape-to-text:t" inset="0,0,0,0">
                  <w:txbxContent>
                    <w:p w14:paraId="2B2C6A20" w14:textId="5B419E24" w:rsidR="0043313E" w:rsidRPr="00EB3716" w:rsidRDefault="0043313E" w:rsidP="00AC3A27">
                      <w:pPr>
                        <w:pStyle w:val="Beschriftung"/>
                        <w:jc w:val="center"/>
                        <w:rPr>
                          <w:noProof/>
                          <w:sz w:val="24"/>
                          <w:szCs w:val="24"/>
                          <w:lang w:bidi="en-US"/>
                        </w:rPr>
                      </w:pPr>
                      <w:bookmarkStart w:id="109" w:name="_Toc6168771"/>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Entwurf Labor</w:t>
                      </w:r>
                      <w:bookmarkEnd w:id="109"/>
                    </w:p>
                  </w:txbxContent>
                </v:textbox>
                <w10:wrap type="topAndBottom"/>
              </v:shape>
            </w:pict>
          </mc:Fallback>
        </mc:AlternateContent>
      </w:r>
      <w:r w:rsidR="00AC60D0">
        <w:rPr>
          <w:noProof/>
        </w:rPr>
        <w:drawing>
          <wp:anchor distT="0" distB="0" distL="114300" distR="114300" simplePos="0" relativeHeight="251658241" behindDoc="0" locked="0" layoutInCell="1" allowOverlap="1" wp14:anchorId="22152998" wp14:editId="032949B2">
            <wp:simplePos x="0" y="0"/>
            <wp:positionH relativeFrom="column">
              <wp:posOffset>0</wp:posOffset>
            </wp:positionH>
            <wp:positionV relativeFrom="paragraph">
              <wp:posOffset>280035</wp:posOffset>
            </wp:positionV>
            <wp:extent cx="5688330" cy="3065145"/>
            <wp:effectExtent l="0" t="0" r="7620" b="190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8330" cy="3065145"/>
                    </a:xfrm>
                    <a:prstGeom prst="rect">
                      <a:avLst/>
                    </a:prstGeom>
                  </pic:spPr>
                </pic:pic>
              </a:graphicData>
            </a:graphic>
          </wp:anchor>
        </w:drawing>
      </w:r>
    </w:p>
    <w:p w14:paraId="1F5B412A" w14:textId="61FCD46E" w:rsidR="00AC60D0" w:rsidRDefault="00AC60D0" w:rsidP="001700AD">
      <w:pPr>
        <w:spacing w:line="360" w:lineRule="auto"/>
        <w:rPr>
          <w:rFonts w:eastAsiaTheme="minorEastAsia"/>
          <w:sz w:val="24"/>
          <w:szCs w:val="24"/>
          <w:lang w:bidi="en-US"/>
        </w:rPr>
      </w:pPr>
      <w:r>
        <w:br w:type="page"/>
      </w:r>
    </w:p>
    <w:p w14:paraId="74D39228" w14:textId="7EEEB950" w:rsidR="00444E64" w:rsidRPr="00444E64" w:rsidRDefault="00444E64" w:rsidP="00040DDB">
      <w:pPr>
        <w:pStyle w:val="FormatT1000"/>
        <w:rPr>
          <w:rStyle w:val="Fett"/>
        </w:rPr>
      </w:pPr>
      <w:r w:rsidRPr="00444E64">
        <w:rPr>
          <w:rStyle w:val="Fett"/>
        </w:rPr>
        <w:lastRenderedPageBreak/>
        <w:t>Willkommensbildschirm (</w:t>
      </w:r>
      <w:r w:rsidR="00666F0F">
        <w:rPr>
          <w:rStyle w:val="Fett"/>
        </w:rPr>
        <w:t>Hauptm</w:t>
      </w:r>
      <w:r w:rsidRPr="00444E64">
        <w:rPr>
          <w:rStyle w:val="Fett"/>
        </w:rPr>
        <w:t>enü)</w:t>
      </w:r>
    </w:p>
    <w:p w14:paraId="1D82A7DB" w14:textId="62E4915F" w:rsidR="00444E64" w:rsidRPr="00444E64" w:rsidRDefault="00444E64" w:rsidP="00040DDB">
      <w:pPr>
        <w:pStyle w:val="FormatT1000"/>
      </w:pPr>
      <w:r w:rsidRPr="00444E64">
        <w:t xml:space="preserve">In diesem Entwurf ist ein Hauptmenü auf einer einzelnen Plattform zu sehen. Der </w:t>
      </w:r>
      <w:r w:rsidR="008A22C6">
        <w:t>v</w:t>
      </w:r>
      <w:r w:rsidRPr="00444E64">
        <w:t xml:space="preserve">irtuelle Raum soll einen Ort zwischen den Welten darstellen, an welchen der Benutzer gebracht wird, wenn er die Anwendung startet. Zu diesem Zeitpunkt wurde noch keine Verbindung mit einem </w:t>
      </w:r>
      <w:proofErr w:type="spellStart"/>
      <w:r w:rsidRPr="00444E64">
        <w:t>Nao</w:t>
      </w:r>
      <w:proofErr w:type="spellEnd"/>
      <w:r w:rsidRPr="00444E64">
        <w:t xml:space="preserve">-Roboter hergestellt. Das Menü soll dem Benutzer einen übersichtlicheren Einstieg ermöglichen, da Verbindungsparameter wie z.B. die IP-Adresse eingegeben werden können. Dadurch kann sich der Benutzer mit verschiedenen </w:t>
      </w:r>
      <w:proofErr w:type="spellStart"/>
      <w:r w:rsidRPr="00444E64">
        <w:t>Nao</w:t>
      </w:r>
      <w:proofErr w:type="spellEnd"/>
      <w:r w:rsidRPr="00444E64">
        <w:t>-Robotern verbinden.</w:t>
      </w:r>
    </w:p>
    <w:p w14:paraId="386E49F6" w14:textId="3EAD7CA2" w:rsidR="00444E64" w:rsidRDefault="00444E64" w:rsidP="00040DDB">
      <w:pPr>
        <w:pStyle w:val="FormatT1000"/>
      </w:pPr>
      <w:r w:rsidRPr="00444E64">
        <w:t>Über einen Menü</w:t>
      </w:r>
      <w:r w:rsidR="008A22C6">
        <w:t>ein</w:t>
      </w:r>
      <w:r w:rsidRPr="00444E64">
        <w:t xml:space="preserve">trag wird eine Verbindung zum </w:t>
      </w:r>
      <w:proofErr w:type="spellStart"/>
      <w:r w:rsidRPr="00444E64">
        <w:t>Nao</w:t>
      </w:r>
      <w:proofErr w:type="spellEnd"/>
      <w:r w:rsidRPr="00444E64">
        <w:t xml:space="preserve"> erstellt und der Benutzer wird in einen weiteren </w:t>
      </w:r>
      <w:r w:rsidR="00940D37">
        <w:t>vi</w:t>
      </w:r>
      <w:r w:rsidRPr="00444E64">
        <w:t xml:space="preserve">rtuellen Raum </w:t>
      </w:r>
      <w:r w:rsidR="000310BE">
        <w:t>für die Fernsteuerung des Roboters</w:t>
      </w:r>
      <w:r w:rsidRPr="00444E64">
        <w:t xml:space="preserve"> teleportiert.</w:t>
      </w:r>
    </w:p>
    <w:p w14:paraId="3DD5A73D" w14:textId="3EE3C263" w:rsidR="00A448AC" w:rsidRPr="00444E64" w:rsidRDefault="004E20CE" w:rsidP="00040DDB">
      <w:pPr>
        <w:pStyle w:val="FormatT1000"/>
      </w:pPr>
      <w:r>
        <w:rPr>
          <w:noProof/>
        </w:rPr>
        <mc:AlternateContent>
          <mc:Choice Requires="wps">
            <w:drawing>
              <wp:anchor distT="0" distB="0" distL="114300" distR="114300" simplePos="0" relativeHeight="251658245" behindDoc="0" locked="0" layoutInCell="1" allowOverlap="1" wp14:anchorId="634CE49C" wp14:editId="3691F158">
                <wp:simplePos x="0" y="0"/>
                <wp:positionH relativeFrom="column">
                  <wp:posOffset>0</wp:posOffset>
                </wp:positionH>
                <wp:positionV relativeFrom="paragraph">
                  <wp:posOffset>3448050</wp:posOffset>
                </wp:positionV>
                <wp:extent cx="568833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041DA667" w14:textId="419FDCBE" w:rsidR="0043313E" w:rsidRPr="00173D8F" w:rsidRDefault="0043313E" w:rsidP="004E20CE">
                            <w:pPr>
                              <w:pStyle w:val="Beschriftung"/>
                              <w:jc w:val="center"/>
                              <w:rPr>
                                <w:noProof/>
                                <w:sz w:val="24"/>
                                <w:szCs w:val="24"/>
                                <w:lang w:bidi="en-US"/>
                              </w:rPr>
                            </w:pPr>
                            <w:bookmarkStart w:id="110" w:name="_Toc6168772"/>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Entwurf Willkommensbildschirm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E49C" id="Textfeld 18" o:spid="_x0000_s1028" type="#_x0000_t202" style="position:absolute;left:0;text-align:left;margin-left:0;margin-top:271.5pt;width:447.9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" stroked="f">
                <v:textbox style="mso-fit-shape-to-text:t" inset="0,0,0,0">
                  <w:txbxContent>
                    <w:p w14:paraId="041DA667" w14:textId="419FDCBE" w:rsidR="0043313E" w:rsidRPr="00173D8F" w:rsidRDefault="0043313E" w:rsidP="004E20CE">
                      <w:pPr>
                        <w:pStyle w:val="Beschriftung"/>
                        <w:jc w:val="center"/>
                        <w:rPr>
                          <w:noProof/>
                          <w:sz w:val="24"/>
                          <w:szCs w:val="24"/>
                          <w:lang w:bidi="en-US"/>
                        </w:rPr>
                      </w:pPr>
                      <w:bookmarkStart w:id="111" w:name="_Toc6168772"/>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Entwurf Willkommensbildschirm</w:t>
                      </w:r>
                      <w:bookmarkEnd w:id="111"/>
                    </w:p>
                  </w:txbxContent>
                </v:textbox>
                <w10:wrap type="topAndBottom"/>
              </v:shape>
            </w:pict>
          </mc:Fallback>
        </mc:AlternateContent>
      </w:r>
      <w:r w:rsidR="008B6963">
        <w:rPr>
          <w:noProof/>
        </w:rPr>
        <w:drawing>
          <wp:anchor distT="0" distB="0" distL="114300" distR="114300" simplePos="0" relativeHeight="251658242" behindDoc="0" locked="0" layoutInCell="1" allowOverlap="1" wp14:anchorId="42A5169F" wp14:editId="4CE5F36A">
            <wp:simplePos x="0" y="0"/>
            <wp:positionH relativeFrom="column">
              <wp:posOffset>0</wp:posOffset>
            </wp:positionH>
            <wp:positionV relativeFrom="paragraph">
              <wp:posOffset>280035</wp:posOffset>
            </wp:positionV>
            <wp:extent cx="5688330" cy="3110865"/>
            <wp:effectExtent l="0" t="0" r="762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330" cy="3110865"/>
                    </a:xfrm>
                    <a:prstGeom prst="rect">
                      <a:avLst/>
                    </a:prstGeom>
                  </pic:spPr>
                </pic:pic>
              </a:graphicData>
            </a:graphic>
          </wp:anchor>
        </w:drawing>
      </w:r>
    </w:p>
    <w:p w14:paraId="02DD0C96" w14:textId="77777777" w:rsidR="00523AAE" w:rsidRDefault="00523AAE" w:rsidP="001700AD">
      <w:pPr>
        <w:spacing w:line="360" w:lineRule="auto"/>
      </w:pPr>
    </w:p>
    <w:p w14:paraId="75388B50" w14:textId="77777777" w:rsidR="00523AAE" w:rsidRDefault="00523AAE" w:rsidP="001700AD">
      <w:pPr>
        <w:spacing w:line="360" w:lineRule="auto"/>
      </w:pPr>
    </w:p>
    <w:p w14:paraId="15457E71" w14:textId="77777777" w:rsidR="00523AAE" w:rsidRPr="0035129A" w:rsidRDefault="00523AAE" w:rsidP="001700AD">
      <w:pPr>
        <w:spacing w:line="360" w:lineRule="auto"/>
      </w:pPr>
      <w:r>
        <w:br w:type="page"/>
      </w:r>
    </w:p>
    <w:p w14:paraId="261081B4" w14:textId="77777777" w:rsidR="00926CD4" w:rsidRPr="00926CD4" w:rsidRDefault="00926CD4" w:rsidP="005603F2">
      <w:pPr>
        <w:pStyle w:val="berschrift1"/>
        <w:numPr>
          <w:ilvl w:val="0"/>
          <w:numId w:val="1"/>
        </w:numPr>
        <w:spacing w:line="360" w:lineRule="auto"/>
      </w:pPr>
      <w:bookmarkStart w:id="112" w:name="_Ref6168259"/>
      <w:bookmarkStart w:id="113" w:name="_Toc6168750"/>
      <w:r>
        <w:lastRenderedPageBreak/>
        <w:t>Implementierung</w:t>
      </w:r>
      <w:bookmarkEnd w:id="112"/>
      <w:bookmarkEnd w:id="113"/>
    </w:p>
    <w:p w14:paraId="624CA942" w14:textId="77777777" w:rsidR="0035129A" w:rsidRDefault="0003659E" w:rsidP="005603F2">
      <w:pPr>
        <w:pStyle w:val="berschrift2"/>
        <w:numPr>
          <w:ilvl w:val="1"/>
          <w:numId w:val="1"/>
        </w:numPr>
        <w:spacing w:line="360" w:lineRule="auto"/>
      </w:pPr>
      <w:bookmarkStart w:id="114" w:name="_Toc6168751"/>
      <w:r>
        <w:t>Erstellung der virtuellen Umgebung</w:t>
      </w:r>
      <w:bookmarkEnd w:id="114"/>
    </w:p>
    <w:p w14:paraId="32064522" w14:textId="77777777" w:rsidR="0035129A" w:rsidRDefault="0035129A" w:rsidP="005603F2">
      <w:pPr>
        <w:pStyle w:val="berschrift3"/>
        <w:numPr>
          <w:ilvl w:val="2"/>
          <w:numId w:val="1"/>
        </w:numPr>
        <w:spacing w:line="360" w:lineRule="auto"/>
      </w:pPr>
      <w:bookmarkStart w:id="115" w:name="_Toc6168752"/>
      <w:r>
        <w:t>Design der 3D-Objekte</w:t>
      </w:r>
      <w:bookmarkEnd w:id="115"/>
    </w:p>
    <w:p w14:paraId="56779DBC" w14:textId="2056FAE8" w:rsidR="00745DD8" w:rsidRPr="006B0411" w:rsidRDefault="003E3E0F" w:rsidP="00040DDB">
      <w:pPr>
        <w:pStyle w:val="FormatT1000"/>
      </w:pPr>
      <w:r w:rsidRPr="006B0411">
        <w:rPr>
          <w:rStyle w:val="normaltextrun"/>
        </w:rPr>
        <w:t xml:space="preserve">Für die </w:t>
      </w:r>
      <w:r w:rsidR="00933198">
        <w:rPr>
          <w:rStyle w:val="normaltextrun"/>
        </w:rPr>
        <w:t>v</w:t>
      </w:r>
      <w:r w:rsidRPr="006B0411">
        <w:rPr>
          <w:rStyle w:val="normaltextrun"/>
        </w:rPr>
        <w:t>irtuellen Räume wurden dreidimensionale Objekte entworfen. Die Räume wurden mithilfe dieser Objekte zusammengesetzt. Dabei wurde gezielt ein futuristisches Design gewählt</w:t>
      </w:r>
      <w:r w:rsidR="00475CBE">
        <w:rPr>
          <w:rStyle w:val="normaltextrun"/>
        </w:rPr>
        <w:t xml:space="preserve"> und die Objekte mit Texturen </w:t>
      </w:r>
      <w:r w:rsidR="007449DA">
        <w:rPr>
          <w:rStyle w:val="normaltextrun"/>
        </w:rPr>
        <w:t xml:space="preserve">eingefärbt. Die erstellten Texturen </w:t>
      </w:r>
      <w:r w:rsidR="00835E5E">
        <w:rPr>
          <w:rStyle w:val="normaltextrun"/>
        </w:rPr>
        <w:t xml:space="preserve">sind fortlaufend und </w:t>
      </w:r>
      <w:r w:rsidR="007449DA">
        <w:rPr>
          <w:rStyle w:val="normaltextrun"/>
        </w:rPr>
        <w:t xml:space="preserve">können ohne Unterbrechung </w:t>
      </w:r>
      <w:r w:rsidR="00892937">
        <w:rPr>
          <w:rStyle w:val="normaltextrun"/>
        </w:rPr>
        <w:t>nebeneinandergelegt</w:t>
      </w:r>
      <w:r w:rsidR="007449DA">
        <w:rPr>
          <w:rStyle w:val="normaltextrun"/>
        </w:rPr>
        <w:t xml:space="preserve"> werden</w:t>
      </w:r>
      <w:r w:rsidR="00835E5E">
        <w:rPr>
          <w:rStyle w:val="normaltextrun"/>
        </w:rPr>
        <w:t>.</w:t>
      </w:r>
      <w:r w:rsidR="004E62D2">
        <w:rPr>
          <w:rStyle w:val="normaltextrun"/>
        </w:rPr>
        <w:t xml:space="preserve"> Texturen, die diese Eigenschaft aufweisen, werden auch </w:t>
      </w:r>
      <w:proofErr w:type="spellStart"/>
      <w:r w:rsidR="004E62D2" w:rsidRPr="00B94B43">
        <w:rPr>
          <w:rStyle w:val="normaltextrun"/>
          <w:i/>
        </w:rPr>
        <w:t>seamless</w:t>
      </w:r>
      <w:proofErr w:type="spellEnd"/>
      <w:r w:rsidR="004E62D2">
        <w:rPr>
          <w:rStyle w:val="normaltextrun"/>
        </w:rPr>
        <w:t xml:space="preserve"> oder </w:t>
      </w:r>
      <w:proofErr w:type="spellStart"/>
      <w:r w:rsidR="004E62D2" w:rsidRPr="00B94B43">
        <w:rPr>
          <w:rStyle w:val="normaltextrun"/>
          <w:i/>
        </w:rPr>
        <w:t>tileable</w:t>
      </w:r>
      <w:proofErr w:type="spellEnd"/>
      <w:r w:rsidR="004E62D2">
        <w:rPr>
          <w:rStyle w:val="normaltextrun"/>
        </w:rPr>
        <w:t xml:space="preserve"> genannt.</w:t>
      </w:r>
      <w:r w:rsidR="00745DD8">
        <w:rPr>
          <w:rStyle w:val="normaltextrun"/>
        </w:rPr>
        <w:t xml:space="preserve"> </w:t>
      </w:r>
      <w:r w:rsidR="00210F07">
        <w:rPr>
          <w:rStyle w:val="normaltextrun"/>
        </w:rPr>
        <w:t xml:space="preserve">Die Texturen sind </w:t>
      </w:r>
      <w:r w:rsidR="00745DD8" w:rsidRPr="006B0411">
        <w:rPr>
          <w:rStyle w:val="normaltextrun"/>
        </w:rPr>
        <w:t xml:space="preserve">durch verschiedene Science-Fiction Filme wie </w:t>
      </w:r>
      <w:r w:rsidR="0019039D">
        <w:rPr>
          <w:rStyle w:val="normaltextrun"/>
        </w:rPr>
        <w:t>zum Beispiel</w:t>
      </w:r>
      <w:r w:rsidR="004C21AD">
        <w:rPr>
          <w:rStyle w:val="normaltextrun"/>
        </w:rPr>
        <w:t xml:space="preserve"> </w:t>
      </w:r>
      <w:proofErr w:type="spellStart"/>
      <w:r w:rsidR="00745DD8" w:rsidRPr="006B0411">
        <w:rPr>
          <w:rStyle w:val="normaltextrun"/>
        </w:rPr>
        <w:t>Starwars</w:t>
      </w:r>
      <w:proofErr w:type="spellEnd"/>
      <w:r w:rsidR="00745DD8" w:rsidRPr="006B0411">
        <w:rPr>
          <w:rStyle w:val="normaltextrun"/>
        </w:rPr>
        <w:t>, Star Trek b</w:t>
      </w:r>
      <w:r w:rsidR="00BD6D02">
        <w:rPr>
          <w:rStyle w:val="normaltextrun"/>
        </w:rPr>
        <w:t xml:space="preserve">eziehungsweise </w:t>
      </w:r>
      <w:r w:rsidR="00745DD8" w:rsidRPr="006B0411">
        <w:rPr>
          <w:rStyle w:val="normaltextrun"/>
        </w:rPr>
        <w:t>Computerspiele wie ELEX</w:t>
      </w:r>
      <w:r w:rsidR="00210F07">
        <w:rPr>
          <w:rStyle w:val="normaltextrun"/>
        </w:rPr>
        <w:t xml:space="preserve"> inspiriert</w:t>
      </w:r>
      <w:r w:rsidR="00745DD8" w:rsidRPr="006B0411">
        <w:rPr>
          <w:rStyle w:val="normaltextrun"/>
        </w:rPr>
        <w:t>.</w:t>
      </w:r>
      <w:r w:rsidR="00745DD8" w:rsidRPr="006B0411">
        <w:rPr>
          <w:rStyle w:val="eop"/>
        </w:rPr>
        <w:t> </w:t>
      </w:r>
    </w:p>
    <w:p w14:paraId="5A3FA3B1" w14:textId="77777777" w:rsidR="00745DD8" w:rsidRDefault="00745DD8" w:rsidP="00040DDB">
      <w:pPr>
        <w:pStyle w:val="FormatT1000"/>
        <w:rPr>
          <w:rStyle w:val="normaltextrun"/>
          <w:b/>
        </w:rPr>
      </w:pPr>
    </w:p>
    <w:p w14:paraId="2DD13A28" w14:textId="79BCC788" w:rsidR="003E3E0F" w:rsidRPr="005B323F" w:rsidRDefault="003E3E0F" w:rsidP="00040DDB">
      <w:pPr>
        <w:pStyle w:val="FormatT1000"/>
      </w:pPr>
      <w:r w:rsidRPr="005B323F">
        <w:rPr>
          <w:rStyle w:val="normaltextrun"/>
          <w:b/>
        </w:rPr>
        <w:t>Labor</w:t>
      </w:r>
      <w:r w:rsidRPr="005B323F">
        <w:rPr>
          <w:rStyle w:val="eop"/>
          <w:b/>
        </w:rPr>
        <w:t> </w:t>
      </w:r>
    </w:p>
    <w:p w14:paraId="4EB0D2EB" w14:textId="102D44E1" w:rsidR="003E3E0F" w:rsidRPr="006B0411" w:rsidRDefault="003E3E0F" w:rsidP="00040DDB">
      <w:pPr>
        <w:pStyle w:val="FormatT1000"/>
      </w:pPr>
      <w:r w:rsidRPr="006B0411">
        <w:rPr>
          <w:rStyle w:val="normaltextrun"/>
        </w:rPr>
        <w:t>Das Labor wurde aus mehreren Objekten zusammengesetzt. Diese lassen sich konkret in Wand</w:t>
      </w:r>
      <w:r w:rsidR="000C6C3A">
        <w:rPr>
          <w:rStyle w:val="normaltextrun"/>
        </w:rPr>
        <w:t>-</w:t>
      </w:r>
      <w:r w:rsidRPr="006B0411">
        <w:rPr>
          <w:rStyle w:val="normaltextrun"/>
        </w:rPr>
        <w:t>, Boden- und Deckenstücke, sowie Dekorobjekte unterteilen.</w:t>
      </w:r>
      <w:r w:rsidRPr="006B0411">
        <w:rPr>
          <w:rStyle w:val="eop"/>
        </w:rPr>
        <w:t> </w:t>
      </w:r>
    </w:p>
    <w:p w14:paraId="709858A9" w14:textId="4D2A28C9" w:rsidR="003E3E0F" w:rsidRPr="006B0411" w:rsidRDefault="003E3E0F" w:rsidP="005603F2">
      <w:pPr>
        <w:pStyle w:val="FormatT1000"/>
        <w:numPr>
          <w:ilvl w:val="0"/>
          <w:numId w:val="6"/>
        </w:numPr>
      </w:pPr>
      <w:r w:rsidRPr="006B0411">
        <w:rPr>
          <w:rStyle w:val="normaltextrun"/>
        </w:rPr>
        <w:t xml:space="preserve">Zu den Wandstücken gehören gerade Wände und Wände mit 90°-Ecken. Diese können durch </w:t>
      </w:r>
      <w:r w:rsidR="00124FF5">
        <w:rPr>
          <w:rStyle w:val="normaltextrun"/>
        </w:rPr>
        <w:t>Rotation einen viereckigen Raum abbilden</w:t>
      </w:r>
      <w:r w:rsidRPr="006B0411">
        <w:rPr>
          <w:rStyle w:val="normaltextrun"/>
        </w:rPr>
        <w:t xml:space="preserve">. Die blauen Linien </w:t>
      </w:r>
      <w:r w:rsidR="00474009">
        <w:rPr>
          <w:rStyle w:val="normaltextrun"/>
        </w:rPr>
        <w:t xml:space="preserve">auf der Textur </w:t>
      </w:r>
      <w:r w:rsidRPr="006B0411">
        <w:rPr>
          <w:rStyle w:val="normaltextrun"/>
        </w:rPr>
        <w:t>(siehe Abbildung</w:t>
      </w:r>
      <w:r w:rsidR="00CF64AE">
        <w:rPr>
          <w:rStyle w:val="normaltextrun"/>
        </w:rPr>
        <w:t xml:space="preserve"> </w:t>
      </w:r>
      <w:proofErr w:type="spellStart"/>
      <w:r w:rsidR="00CF64AE">
        <w:rPr>
          <w:rStyle w:val="normaltextrun"/>
          <w:color w:val="FF0000"/>
        </w:rPr>
        <w:t>xx.xx</w:t>
      </w:r>
      <w:proofErr w:type="spellEnd"/>
      <w:r w:rsidRPr="006B0411">
        <w:rPr>
          <w:rStyle w:val="normaltextrun"/>
        </w:rPr>
        <w:t>), gehen an den Rändern</w:t>
      </w:r>
      <w:r w:rsidR="00474009">
        <w:rPr>
          <w:rStyle w:val="normaltextrun"/>
        </w:rPr>
        <w:t xml:space="preserve"> nahtlos</w:t>
      </w:r>
      <w:r w:rsidRPr="006B0411">
        <w:rPr>
          <w:rStyle w:val="normaltextrun"/>
        </w:rPr>
        <w:t xml:space="preserve"> ineinander über.</w:t>
      </w:r>
    </w:p>
    <w:p w14:paraId="1F8E3CB0" w14:textId="6704D78F" w:rsidR="003E3E0F" w:rsidRPr="006B0411" w:rsidRDefault="003E3E0F" w:rsidP="005603F2">
      <w:pPr>
        <w:pStyle w:val="FormatT1000"/>
        <w:numPr>
          <w:ilvl w:val="0"/>
          <w:numId w:val="6"/>
        </w:numPr>
      </w:pPr>
      <w:r w:rsidRPr="006B0411">
        <w:rPr>
          <w:rStyle w:val="normaltextrun"/>
        </w:rPr>
        <w:t>Zu den Bodenstücken gehören drei Objekte: Mitte</w:t>
      </w:r>
      <w:r w:rsidR="00CF64AE">
        <w:rPr>
          <w:rStyle w:val="normaltextrun"/>
        </w:rPr>
        <w:t>l</w:t>
      </w:r>
      <w:r w:rsidRPr="006B0411">
        <w:rPr>
          <w:rStyle w:val="normaltextrun"/>
        </w:rPr>
        <w:t xml:space="preserve">-, Rand- und Eckstücke. Die Randstücke besitzen einen durchgehen Streifen, der die Randstellen markiert. Dieser </w:t>
      </w:r>
      <w:r w:rsidR="003A373F">
        <w:rPr>
          <w:rStyle w:val="normaltextrun"/>
        </w:rPr>
        <w:t>grenzt</w:t>
      </w:r>
      <w:r w:rsidRPr="006B0411">
        <w:rPr>
          <w:rStyle w:val="normaltextrun"/>
        </w:rPr>
        <w:t xml:space="preserve"> an</w:t>
      </w:r>
      <w:r w:rsidR="003A373F">
        <w:rPr>
          <w:rStyle w:val="normaltextrun"/>
        </w:rPr>
        <w:t xml:space="preserve"> den unteren Teil der</w:t>
      </w:r>
      <w:r w:rsidRPr="006B0411">
        <w:rPr>
          <w:rStyle w:val="normaltextrun"/>
        </w:rPr>
        <w:t xml:space="preserve"> Wandstücke</w:t>
      </w:r>
      <w:r w:rsidR="003A373F">
        <w:rPr>
          <w:rStyle w:val="normaltextrun"/>
        </w:rPr>
        <w:t xml:space="preserve"> </w:t>
      </w:r>
      <w:r w:rsidR="004275B2">
        <w:rPr>
          <w:rStyle w:val="normaltextrun"/>
        </w:rPr>
        <w:t>und soll den Übergang hervorheben</w:t>
      </w:r>
      <w:r w:rsidRPr="006B0411">
        <w:rPr>
          <w:rStyle w:val="normaltextrun"/>
        </w:rPr>
        <w:t>.</w:t>
      </w:r>
    </w:p>
    <w:p w14:paraId="2EBAF7FE" w14:textId="7CE90FB6" w:rsidR="003E3E0F" w:rsidRPr="006B0411" w:rsidRDefault="003E3E0F" w:rsidP="005603F2">
      <w:pPr>
        <w:pStyle w:val="FormatT1000"/>
        <w:numPr>
          <w:ilvl w:val="0"/>
          <w:numId w:val="6"/>
        </w:numPr>
      </w:pPr>
      <w:r w:rsidRPr="006B0411">
        <w:rPr>
          <w:rStyle w:val="normaltextrun"/>
        </w:rPr>
        <w:t xml:space="preserve">Das Deckenstück besteht aus einem einzigen Objekt und besitzt keine spezielle Textur. </w:t>
      </w:r>
      <w:r w:rsidR="00A275A8">
        <w:rPr>
          <w:rStyle w:val="normaltextrun"/>
        </w:rPr>
        <w:t>Das Element</w:t>
      </w:r>
      <w:r w:rsidRPr="006B0411">
        <w:rPr>
          <w:rStyle w:val="normaltextrun"/>
        </w:rPr>
        <w:t xml:space="preserve"> ist daher komplett weiß.</w:t>
      </w:r>
      <w:r w:rsidR="002D151C">
        <w:rPr>
          <w:rStyle w:val="eop"/>
        </w:rPr>
        <w:t xml:space="preserve"> Wie bei den Wänden wurden die Seitenkanten nach innen gebogen</w:t>
      </w:r>
      <w:r w:rsidR="00656FF5">
        <w:rPr>
          <w:rStyle w:val="eop"/>
        </w:rPr>
        <w:t>, um die entstehenden Ecken abzurunden</w:t>
      </w:r>
      <w:r w:rsidR="002D151C">
        <w:rPr>
          <w:rStyle w:val="eop"/>
        </w:rPr>
        <w:t>.</w:t>
      </w:r>
    </w:p>
    <w:p w14:paraId="55C88CC2" w14:textId="568FEDD7" w:rsidR="003E3E0F" w:rsidRDefault="003E3E0F" w:rsidP="005603F2">
      <w:pPr>
        <w:pStyle w:val="FormatT1000"/>
        <w:numPr>
          <w:ilvl w:val="0"/>
          <w:numId w:val="6"/>
        </w:numPr>
        <w:rPr>
          <w:rStyle w:val="eop"/>
        </w:rPr>
      </w:pPr>
      <w:r w:rsidRPr="006B0411">
        <w:rPr>
          <w:rStyle w:val="normaltextrun"/>
        </w:rPr>
        <w:t xml:space="preserve">Die Dekorobjekte bestehen aus einem abgerundeten Tisch, einem Menü und einem </w:t>
      </w:r>
      <w:r w:rsidR="00D03F39">
        <w:rPr>
          <w:rStyle w:val="normaltextrun"/>
        </w:rPr>
        <w:t xml:space="preserve">Modell des </w:t>
      </w:r>
      <w:proofErr w:type="spellStart"/>
      <w:r w:rsidR="00D03F39">
        <w:rPr>
          <w:rStyle w:val="normaltextrun"/>
        </w:rPr>
        <w:t>Nao</w:t>
      </w:r>
      <w:proofErr w:type="spellEnd"/>
      <w:r w:rsidR="00D03F39">
        <w:rPr>
          <w:rStyle w:val="normaltextrun"/>
        </w:rPr>
        <w:t>-Roboters</w:t>
      </w:r>
      <w:r w:rsidRPr="006B0411">
        <w:rPr>
          <w:rStyle w:val="normaltextrun"/>
        </w:rPr>
        <w:t xml:space="preserve">. Bis auf das Menü wurden alle Objekte aus bestehenden Objekten zusammengesetzt. Der Tisch ist ein Standardobjekt aus </w:t>
      </w:r>
      <w:proofErr w:type="spellStart"/>
      <w:r w:rsidRPr="006B0411">
        <w:rPr>
          <w:rStyle w:val="normaltextrun"/>
        </w:rPr>
        <w:t>SteamVR</w:t>
      </w:r>
      <w:proofErr w:type="spellEnd"/>
      <w:r w:rsidRPr="006B0411">
        <w:rPr>
          <w:rStyle w:val="normaltextrun"/>
        </w:rPr>
        <w:t xml:space="preserve">. Der Roboter stammt von der Herstellerfirma des </w:t>
      </w:r>
      <w:proofErr w:type="spellStart"/>
      <w:r w:rsidRPr="006B0411">
        <w:rPr>
          <w:rStyle w:val="normaltextrun"/>
        </w:rPr>
        <w:t>Nao</w:t>
      </w:r>
      <w:proofErr w:type="spellEnd"/>
      <w:r w:rsidRPr="006B0411">
        <w:rPr>
          <w:rStyle w:val="normaltextrun"/>
        </w:rPr>
        <w:t>, Aldebaran.</w:t>
      </w:r>
    </w:p>
    <w:p w14:paraId="10D42398" w14:textId="77777777" w:rsidR="006B0411" w:rsidRPr="006B0411" w:rsidRDefault="006B0411" w:rsidP="00040DDB">
      <w:pPr>
        <w:pStyle w:val="FormatT1000"/>
      </w:pPr>
    </w:p>
    <w:p w14:paraId="726463BE" w14:textId="60616567" w:rsidR="00D13A4E" w:rsidRPr="00CE78E9" w:rsidRDefault="003E3E0F" w:rsidP="00040DDB">
      <w:pPr>
        <w:pStyle w:val="FormatT1000"/>
        <w:rPr>
          <w:color w:val="000000" w:themeColor="text1"/>
        </w:rPr>
      </w:pPr>
      <w:r w:rsidRPr="006B0411">
        <w:rPr>
          <w:rStyle w:val="normaltextrun"/>
        </w:rPr>
        <w:lastRenderedPageBreak/>
        <w:t xml:space="preserve">Die Objekte für die Wände, den Boden und die Decke wurden mit Maya erstellt. Das Ausgangsobjekt war für alle Objekte ein </w:t>
      </w:r>
      <w:r w:rsidR="00AA0D55">
        <w:rPr>
          <w:rStyle w:val="normaltextrun"/>
        </w:rPr>
        <w:t>elementares</w:t>
      </w:r>
      <w:r w:rsidR="007E364D">
        <w:rPr>
          <w:rStyle w:val="normaltextrun"/>
        </w:rPr>
        <w:t xml:space="preserve"> </w:t>
      </w:r>
      <w:r w:rsidRPr="006B0411">
        <w:rPr>
          <w:rStyle w:val="normaltextrun"/>
        </w:rPr>
        <w:t xml:space="preserve">Quadrat. Im Designprozess wurden weitere Punkte eingeführt und Kanten geschnitten. Durch Rotationen und Transformationen wurden die Objekte in ihre Form gebracht. Zuletzt wurde eine Textur aufgetragen und auf die Punkte des dreidimensionalen Körpers gelegt. Dieser Prozess nennt sich </w:t>
      </w:r>
      <w:proofErr w:type="spellStart"/>
      <w:r w:rsidRPr="006B0411">
        <w:rPr>
          <w:rStyle w:val="normaltextrun"/>
        </w:rPr>
        <w:t>Texture</w:t>
      </w:r>
      <w:proofErr w:type="spellEnd"/>
      <w:r w:rsidR="00775604">
        <w:rPr>
          <w:rStyle w:val="normaltextrun"/>
        </w:rPr>
        <w:t>-Ma</w:t>
      </w:r>
      <w:r w:rsidRPr="006B0411">
        <w:rPr>
          <w:rStyle w:val="normaltextrun"/>
        </w:rPr>
        <w:t>pping. Im Folgenden ist der gesamte Designprozess in Maya für das Wand-Eckstück beschrieben</w:t>
      </w:r>
      <w:r w:rsidR="00D13A4E">
        <w:rPr>
          <w:rStyle w:val="normaltextrun"/>
        </w:rPr>
        <w:t xml:space="preserve"> und wird in </w:t>
      </w:r>
      <w:r w:rsidR="00B65FC3">
        <w:rPr>
          <w:rStyle w:val="normaltextrun"/>
        </w:rPr>
        <w:fldChar w:fldCharType="begin"/>
      </w:r>
      <w:r w:rsidR="00B65FC3">
        <w:rPr>
          <w:rStyle w:val="normaltextrun"/>
        </w:rPr>
        <w:instrText xml:space="preserve"> REF _Ref6168652 \h </w:instrText>
      </w:r>
      <w:r w:rsidR="00B65FC3">
        <w:rPr>
          <w:rStyle w:val="normaltextrun"/>
        </w:rPr>
      </w:r>
      <w:r w:rsidR="00B65FC3">
        <w:rPr>
          <w:rStyle w:val="normaltextrun"/>
        </w:rPr>
        <w:fldChar w:fldCharType="separate"/>
      </w:r>
      <w:r w:rsidR="0082161B">
        <w:t xml:space="preserve">Abbildung </w:t>
      </w:r>
      <w:r w:rsidR="0082161B">
        <w:rPr>
          <w:noProof/>
        </w:rPr>
        <w:t>10</w:t>
      </w:r>
      <w:r w:rsidR="0082161B">
        <w:t>: Design-Prozess in Maya</w:t>
      </w:r>
      <w:r w:rsidR="00B65FC3">
        <w:rPr>
          <w:rStyle w:val="normaltextrun"/>
        </w:rPr>
        <w:fldChar w:fldCharType="end"/>
      </w:r>
      <w:r w:rsidR="00B65FC3">
        <w:rPr>
          <w:rStyle w:val="normaltextrun"/>
        </w:rPr>
        <w:t xml:space="preserve"> </w:t>
      </w:r>
      <w:r w:rsidR="00D13A4E">
        <w:rPr>
          <w:rStyle w:val="normaltextrun"/>
          <w:color w:val="000000" w:themeColor="text1"/>
        </w:rPr>
        <w:t>dargestellt.</w:t>
      </w:r>
    </w:p>
    <w:p w14:paraId="14832B2E" w14:textId="77777777" w:rsidR="003E3E0F" w:rsidRPr="006B0411" w:rsidRDefault="003E3E0F" w:rsidP="005603F2">
      <w:pPr>
        <w:pStyle w:val="FormatT1000"/>
        <w:numPr>
          <w:ilvl w:val="0"/>
          <w:numId w:val="7"/>
        </w:numPr>
      </w:pPr>
      <w:r w:rsidRPr="006B0411">
        <w:rPr>
          <w:rStyle w:val="normaltextrun"/>
        </w:rPr>
        <w:t>Mithilfe der Polygonfunktion wird eine quadratische Fläche erstellt. Anschließend wird die Größe angepasst und das Objekt zu einer Wand rotiert.</w:t>
      </w:r>
      <w:r w:rsidRPr="006B0411">
        <w:rPr>
          <w:rStyle w:val="eop"/>
        </w:rPr>
        <w:t> </w:t>
      </w:r>
    </w:p>
    <w:p w14:paraId="071C4B45" w14:textId="77777777" w:rsidR="003E3E0F" w:rsidRPr="006B0411" w:rsidRDefault="003E3E0F" w:rsidP="005603F2">
      <w:pPr>
        <w:pStyle w:val="FormatT1000"/>
        <w:numPr>
          <w:ilvl w:val="0"/>
          <w:numId w:val="7"/>
        </w:numPr>
      </w:pPr>
      <w:r w:rsidRPr="006B0411">
        <w:rPr>
          <w:rStyle w:val="normaltextrun"/>
        </w:rPr>
        <w:t>In das Objekt werden Mittelpunkte der oberen und unteren Kante eingefügt. Das Objekt wird in der Mitte „geschnitten“. Es entstehen zwei zusammenhängende, rechteckige Hälften.</w:t>
      </w:r>
      <w:r w:rsidRPr="006B0411">
        <w:rPr>
          <w:rStyle w:val="eop"/>
        </w:rPr>
        <w:t> </w:t>
      </w:r>
    </w:p>
    <w:p w14:paraId="63805B73" w14:textId="77777777" w:rsidR="003E3E0F" w:rsidRPr="006B0411" w:rsidRDefault="003E3E0F" w:rsidP="005603F2">
      <w:pPr>
        <w:pStyle w:val="FormatT1000"/>
        <w:numPr>
          <w:ilvl w:val="0"/>
          <w:numId w:val="7"/>
        </w:numPr>
      </w:pPr>
      <w:r w:rsidRPr="006B0411">
        <w:rPr>
          <w:rStyle w:val="normaltextrun"/>
        </w:rPr>
        <w:t>Eine Hälfte des Objektes wird um 90° gedreht, so dass eine Ecke entsteht. Dafür werden die Eckpunkte an die richtige Stelle verschoben.</w:t>
      </w:r>
      <w:r w:rsidRPr="006B0411">
        <w:rPr>
          <w:rStyle w:val="eop"/>
        </w:rPr>
        <w:t> </w:t>
      </w:r>
    </w:p>
    <w:p w14:paraId="4E412C42" w14:textId="78932E09" w:rsidR="003E3E0F" w:rsidRPr="006B0411" w:rsidRDefault="003E3E0F" w:rsidP="005603F2">
      <w:pPr>
        <w:pStyle w:val="FormatT1000"/>
        <w:numPr>
          <w:ilvl w:val="0"/>
          <w:numId w:val="7"/>
        </w:numPr>
      </w:pPr>
      <w:r w:rsidRPr="006B0411">
        <w:rPr>
          <w:rStyle w:val="normaltextrun"/>
        </w:rPr>
        <w:t xml:space="preserve">Es folgen weitere Anpassungen, so dass das Eckstück an eine gerade Wand gesetzt werden kann. Um die Übergänge zur Decke und zum Boden etwas abzurunden, werden die oberen und unteren Kanten zur Innenseite gebogen. Des Weiteren wird die Innenkante durch das Einfügen von zwei weiteren Kanten abgerundet. Es entstehen zwei </w:t>
      </w:r>
      <w:r w:rsidR="00505E0C">
        <w:rPr>
          <w:rStyle w:val="normaltextrun"/>
        </w:rPr>
        <w:t>a</w:t>
      </w:r>
      <w:r w:rsidRPr="006B0411">
        <w:rPr>
          <w:rStyle w:val="normaltextrun"/>
        </w:rPr>
        <w:t>bgerundete Segmente in der Mitte.</w:t>
      </w:r>
      <w:r w:rsidRPr="006B0411">
        <w:rPr>
          <w:rStyle w:val="eop"/>
        </w:rPr>
        <w:t> </w:t>
      </w:r>
    </w:p>
    <w:p w14:paraId="354BC5E1" w14:textId="77777777" w:rsidR="003E3E0F" w:rsidRPr="006B0411" w:rsidRDefault="003E3E0F" w:rsidP="005603F2">
      <w:pPr>
        <w:pStyle w:val="FormatT1000"/>
        <w:numPr>
          <w:ilvl w:val="0"/>
          <w:numId w:val="7"/>
        </w:numPr>
      </w:pPr>
      <w:r w:rsidRPr="006B0411">
        <w:rPr>
          <w:rStyle w:val="normaltextrun"/>
        </w:rPr>
        <w:t>Die Wandtextur wird auf das Objekt gelegt und an die Punkte des Körpers geheftet. Hierbei muss beachtet werden, dass die Regelmäßigkeit der Textur erhalten bleibt, da die Wandstücke beim Aneinanderheften keine Unterbrechungen aufweisen sollen.</w:t>
      </w:r>
      <w:r w:rsidRPr="006B0411">
        <w:rPr>
          <w:rStyle w:val="eop"/>
        </w:rPr>
        <w:t> </w:t>
      </w:r>
    </w:p>
    <w:p w14:paraId="36F323C7" w14:textId="77777777" w:rsidR="003E3E0F" w:rsidRPr="006B0411" w:rsidRDefault="003E3E0F" w:rsidP="005603F2">
      <w:pPr>
        <w:pStyle w:val="FormatT1000"/>
        <w:numPr>
          <w:ilvl w:val="0"/>
          <w:numId w:val="7"/>
        </w:numPr>
      </w:pPr>
      <w:r w:rsidRPr="006B0411">
        <w:rPr>
          <w:rStyle w:val="normaltextrun"/>
        </w:rPr>
        <w:t>Abschließender Test, ob das Eckstück auf ein gerades Wandstück passt. Zu sehen ist ebenfalls, dass der Boden an das Wandstück passt.</w:t>
      </w:r>
      <w:r w:rsidRPr="006B0411">
        <w:rPr>
          <w:rStyle w:val="eop"/>
        </w:rPr>
        <w:t> </w:t>
      </w:r>
    </w:p>
    <w:p w14:paraId="11F3BCB7" w14:textId="77777777" w:rsidR="00445C84" w:rsidRDefault="003E3E0F" w:rsidP="00040DDB">
      <w:pPr>
        <w:pStyle w:val="FormatT1000"/>
      </w:pPr>
      <w:r w:rsidRPr="006B0411">
        <w:rPr>
          <w:noProof/>
        </w:rPr>
        <w:lastRenderedPageBreak/>
        <w:drawing>
          <wp:inline distT="0" distB="0" distL="0" distR="0" wp14:anchorId="5ECCBC36" wp14:editId="27D4BA87">
            <wp:extent cx="5623560" cy="4527016"/>
            <wp:effectExtent l="0" t="0" r="0" b="6985"/>
            <wp:docPr id="17" name="Grafik 17" descr="C:\Users\Isa\AppData\Local\Microsoft\Windows\INetCache\Content.MSO\4BE05F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sa\AppData\Local\Microsoft\Windows\INetCache\Content.MSO\4BE05FC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2194" cy="4533966"/>
                    </a:xfrm>
                    <a:prstGeom prst="rect">
                      <a:avLst/>
                    </a:prstGeom>
                    <a:noFill/>
                    <a:ln>
                      <a:noFill/>
                    </a:ln>
                  </pic:spPr>
                </pic:pic>
              </a:graphicData>
            </a:graphic>
          </wp:inline>
        </w:drawing>
      </w:r>
    </w:p>
    <w:p w14:paraId="3540BE4D" w14:textId="0A7B1F46" w:rsidR="00D132AB" w:rsidRPr="00EA4A67" w:rsidRDefault="00445C84" w:rsidP="00EA4A67">
      <w:pPr>
        <w:pStyle w:val="Beschriftung"/>
        <w:spacing w:line="360" w:lineRule="auto"/>
        <w:jc w:val="center"/>
      </w:pPr>
      <w:bookmarkStart w:id="116" w:name="_Ref6168652"/>
      <w:bookmarkStart w:id="117" w:name="_Toc6168773"/>
      <w:r>
        <w:t xml:space="preserve">Abbildung </w:t>
      </w:r>
      <w:r>
        <w:fldChar w:fldCharType="begin"/>
      </w:r>
      <w:r>
        <w:instrText xml:space="preserve"> SEQ Abbildung \* ARABIC </w:instrText>
      </w:r>
      <w:r>
        <w:fldChar w:fldCharType="separate"/>
      </w:r>
      <w:r>
        <w:rPr>
          <w:noProof/>
        </w:rPr>
        <w:t>10</w:t>
      </w:r>
      <w:r>
        <w:fldChar w:fldCharType="end"/>
      </w:r>
      <w:r>
        <w:t>: Design-Prozess in May</w:t>
      </w:r>
      <w:r w:rsidR="001F13E9">
        <w:t>a</w:t>
      </w:r>
      <w:bookmarkEnd w:id="116"/>
      <w:bookmarkEnd w:id="117"/>
      <w:r w:rsidR="004E685A">
        <w:rPr>
          <w:rStyle w:val="normaltextrun"/>
          <w:color w:val="FF0000"/>
        </w:rPr>
        <w:br w:type="page"/>
      </w:r>
    </w:p>
    <w:p w14:paraId="03AEFEB0" w14:textId="7CF4B939" w:rsidR="0035129A" w:rsidRDefault="0035129A" w:rsidP="005603F2">
      <w:pPr>
        <w:pStyle w:val="berschrift3"/>
        <w:numPr>
          <w:ilvl w:val="2"/>
          <w:numId w:val="1"/>
        </w:numPr>
        <w:spacing w:line="360" w:lineRule="auto"/>
      </w:pPr>
      <w:bookmarkStart w:id="118" w:name="_Toc6168753"/>
      <w:r>
        <w:lastRenderedPageBreak/>
        <w:t xml:space="preserve">Aufbau der virtuellen </w:t>
      </w:r>
      <w:commentRangeStart w:id="119"/>
      <w:r>
        <w:t>Umgebung</w:t>
      </w:r>
      <w:commentRangeEnd w:id="119"/>
      <w:r w:rsidR="00C45BFB">
        <w:rPr>
          <w:rStyle w:val="Kommentarzeichen"/>
          <w:rFonts w:asciiTheme="minorHAnsi" w:eastAsiaTheme="minorHAnsi" w:hAnsiTheme="minorHAnsi" w:cstheme="minorBidi"/>
          <w:color w:val="auto"/>
        </w:rPr>
        <w:commentReference w:id="119"/>
      </w:r>
      <w:bookmarkEnd w:id="118"/>
    </w:p>
    <w:p w14:paraId="3DC46FE6" w14:textId="162A27E2" w:rsidR="006E3931" w:rsidRDefault="005319B0" w:rsidP="00040DDB">
      <w:pPr>
        <w:pStyle w:val="FormatT1000"/>
      </w:pPr>
      <w:r>
        <w:t>Um es dem Anwender zu ermöglichen, in die Welt des Roboters einzutauchen, wurde</w:t>
      </w:r>
      <w:r w:rsidR="00067766">
        <w:t xml:space="preserve"> im Rahmen dieser Studienarbeit</w:t>
      </w:r>
      <w:r>
        <w:t xml:space="preserve"> eine virtuelle Umgebung unter Verwendung der Game-Engine Unity e</w:t>
      </w:r>
      <w:r w:rsidR="0078607A">
        <w:t>rstellt</w:t>
      </w:r>
      <w:r>
        <w:t xml:space="preserve">. Die virtuelle Umgebung besteht aus </w:t>
      </w:r>
      <w:r w:rsidR="00AE67BA">
        <w:t>zwei Szenen</w:t>
      </w:r>
      <w:r>
        <w:t>, welche in dem Kapitel Konzeption grundlegend beschrieben werden.</w:t>
      </w:r>
      <w:r w:rsidR="00CC19A0">
        <w:t xml:space="preserve"> </w:t>
      </w:r>
      <w:r w:rsidR="00DB13A7">
        <w:t xml:space="preserve">Wie in Kapitel </w:t>
      </w:r>
      <w:proofErr w:type="spellStart"/>
      <w:r w:rsidR="00DB13A7" w:rsidRPr="00AE4E84">
        <w:rPr>
          <w:color w:val="FF0000"/>
        </w:rPr>
        <w:t>xx.xx</w:t>
      </w:r>
      <w:proofErr w:type="spellEnd"/>
      <w:r w:rsidR="00DB13A7" w:rsidRPr="00AE4E84">
        <w:rPr>
          <w:color w:val="FF0000"/>
        </w:rPr>
        <w:t xml:space="preserve"> </w:t>
      </w:r>
      <w:r w:rsidR="00AE4E84">
        <w:t>erl</w:t>
      </w:r>
      <w:r w:rsidR="009B545B">
        <w:t>äutert</w:t>
      </w:r>
      <w:r w:rsidR="00DB13A7">
        <w:t xml:space="preserve">, muss das Plugin </w:t>
      </w:r>
      <w:proofErr w:type="spellStart"/>
      <w:r w:rsidR="00DB13A7">
        <w:t>SteamVR</w:t>
      </w:r>
      <w:proofErr w:type="spellEnd"/>
      <w:r w:rsidR="0022519E">
        <w:t xml:space="preserve"> in die Anwendung</w:t>
      </w:r>
      <w:r w:rsidR="00DB13A7">
        <w:t xml:space="preserve"> integriert werden, damit </w:t>
      </w:r>
      <w:r w:rsidR="004D3AEF">
        <w:t>statt zweidimensionaler</w:t>
      </w:r>
      <w:r w:rsidR="00D4474A">
        <w:t xml:space="preserve"> Umgebungen</w:t>
      </w:r>
      <w:r w:rsidR="004D3AEF">
        <w:t xml:space="preserve"> auch dreidimensionale virtuelle Umgebung</w:t>
      </w:r>
      <w:r w:rsidR="00D4474A">
        <w:t>en</w:t>
      </w:r>
      <w:r w:rsidR="004D3AEF">
        <w:t xml:space="preserve"> dargestellt werden können</w:t>
      </w:r>
      <w:r w:rsidR="0022519E">
        <w:t xml:space="preserve">. Dadurch kann die Anwendung </w:t>
      </w:r>
      <w:r w:rsidR="009B545B">
        <w:t>über Unity gebaut</w:t>
      </w:r>
      <w:r w:rsidR="00AC0AFE">
        <w:t xml:space="preserve"> und gestartet</w:t>
      </w:r>
      <w:r w:rsidR="0022519E">
        <w:t xml:space="preserve"> werden und direkt </w:t>
      </w:r>
      <w:r w:rsidR="004D3AEF">
        <w:t xml:space="preserve">über </w:t>
      </w:r>
      <w:r w:rsidR="0022519E">
        <w:t>eine VR-Brille visualisiert werden.</w:t>
      </w:r>
      <w:r w:rsidR="00186EF0">
        <w:t xml:space="preserve"> </w:t>
      </w:r>
      <w:r w:rsidR="00F2312A">
        <w:t xml:space="preserve">Das Plugin verfügt über eine </w:t>
      </w:r>
      <w:proofErr w:type="spellStart"/>
      <w:r w:rsidR="00F2312A">
        <w:t>Render</w:t>
      </w:r>
      <w:proofErr w:type="spellEnd"/>
      <w:r w:rsidR="00F2312A">
        <w:t>-Komponente</w:t>
      </w:r>
      <w:r w:rsidR="00206878">
        <w:t xml:space="preserve">, welche das </w:t>
      </w:r>
      <w:r w:rsidR="000611CE">
        <w:t xml:space="preserve">Rendern des </w:t>
      </w:r>
      <w:r w:rsidR="00206878">
        <w:t>Signal</w:t>
      </w:r>
      <w:r w:rsidR="000611CE">
        <w:t xml:space="preserve">s </w:t>
      </w:r>
      <w:r w:rsidR="00206878">
        <w:t xml:space="preserve">der VR-Kamera </w:t>
      </w:r>
      <w:r w:rsidR="000611CE">
        <w:t>übernimmt</w:t>
      </w:r>
      <w:r w:rsidR="00B06C20">
        <w:t>.</w:t>
      </w:r>
      <w:r w:rsidR="00043811">
        <w:t xml:space="preserve"> Eine zweite wichtige</w:t>
      </w:r>
      <w:r w:rsidR="000611CE">
        <w:t xml:space="preserve"> Komponente</w:t>
      </w:r>
      <w:r w:rsidR="00043811">
        <w:t xml:space="preserve"> </w:t>
      </w:r>
      <w:r w:rsidR="0078368A">
        <w:t xml:space="preserve">für das Erstellen virtueller Umgebungen in Unity </w:t>
      </w:r>
      <w:r w:rsidR="00043811">
        <w:t>ist das</w:t>
      </w:r>
      <w:r w:rsidR="000611CE" w:rsidRPr="002F1CCE">
        <w:rPr>
          <w:i/>
        </w:rPr>
        <w:t xml:space="preserve"> </w:t>
      </w:r>
      <w:proofErr w:type="spellStart"/>
      <w:r w:rsidR="000611CE" w:rsidRPr="00AC0AFE">
        <w:t>CameraRig</w:t>
      </w:r>
      <w:proofErr w:type="spellEnd"/>
      <w:r w:rsidR="00043811">
        <w:rPr>
          <w:i/>
        </w:rPr>
        <w:t xml:space="preserve">. </w:t>
      </w:r>
      <w:r w:rsidR="00043811">
        <w:t xml:space="preserve">Sie </w:t>
      </w:r>
      <w:r w:rsidR="00106258">
        <w:t xml:space="preserve">übernimmt die Steuerung des Headsets und der Controller der HTC Vive. </w:t>
      </w:r>
      <w:r w:rsidR="00F33C7D">
        <w:t>Über Unity kann die Position, an der sich der Operator zum Start der Anwendung befinde</w:t>
      </w:r>
      <w:r w:rsidR="00D92EBB">
        <w:t>t</w:t>
      </w:r>
      <w:r w:rsidR="00F33C7D">
        <w:t>, definiert werden.</w:t>
      </w:r>
      <w:r w:rsidR="00354F3C">
        <w:t xml:space="preserve"> D</w:t>
      </w:r>
      <w:r w:rsidR="00B06C20">
        <w:t>er Anwender kann seinen Kopf bewegen und die Position wird über das Signal der HTC Vive Pro erfasst und das Bild entsprechend der Position und Blickrichtung gerendert.</w:t>
      </w:r>
      <w:r w:rsidR="00551234">
        <w:t xml:space="preserve"> </w:t>
      </w:r>
    </w:p>
    <w:p w14:paraId="642E2DF7" w14:textId="13A9A406" w:rsidR="009122E4" w:rsidRDefault="00C141C8" w:rsidP="005603F2">
      <w:pPr>
        <w:pStyle w:val="berschrift3"/>
        <w:numPr>
          <w:ilvl w:val="3"/>
          <w:numId w:val="1"/>
        </w:numPr>
        <w:spacing w:line="360" w:lineRule="auto"/>
      </w:pPr>
      <w:bookmarkStart w:id="120" w:name="_Toc6168754"/>
      <w:r>
        <w:t xml:space="preserve">Aufbau der </w:t>
      </w:r>
      <w:r w:rsidR="00BC46A4">
        <w:t xml:space="preserve">erstellten </w:t>
      </w:r>
      <w:r w:rsidR="00EA2CFF">
        <w:t>S</w:t>
      </w:r>
      <w:r w:rsidR="009122E4">
        <w:t>zenen</w:t>
      </w:r>
      <w:bookmarkEnd w:id="120"/>
    </w:p>
    <w:p w14:paraId="12530AD4" w14:textId="12CE5B73" w:rsidR="00414C01" w:rsidRDefault="00F212B1" w:rsidP="00040DDB">
      <w:pPr>
        <w:pStyle w:val="FormatT1000"/>
      </w:pPr>
      <w:r>
        <w:t xml:space="preserve">In </w:t>
      </w:r>
      <w:r w:rsidR="001D609B">
        <w:t>den beiden erstellten</w:t>
      </w:r>
      <w:r>
        <w:t xml:space="preserve"> Szenen hat der Anwender die Möglichkeit, sich frei im Raum zu teleportieren. </w:t>
      </w:r>
      <w:r w:rsidR="00744031">
        <w:t>Dies wurde realisiert über die Einbindung des von Unity zur Verfügung gestellten Teleport-</w:t>
      </w:r>
      <w:proofErr w:type="spellStart"/>
      <w:r w:rsidR="001C31D8">
        <w:t>Prefabs</w:t>
      </w:r>
      <w:proofErr w:type="spellEnd"/>
      <w:r w:rsidR="00CA24BE">
        <w:t xml:space="preserve">. </w:t>
      </w:r>
      <w:r w:rsidR="003403B8">
        <w:t xml:space="preserve">Um sich anschließend mit Hilfe des </w:t>
      </w:r>
      <w:proofErr w:type="spellStart"/>
      <w:r w:rsidR="003403B8">
        <w:t>Prefabs</w:t>
      </w:r>
      <w:proofErr w:type="spellEnd"/>
      <w:r w:rsidR="003403B8">
        <w:t xml:space="preserve"> frei in der Umgebung bewegen zu können, müssen zusätzlich Teleport-Punkte in der Szene definiert werden. Diese </w:t>
      </w:r>
      <w:r w:rsidR="00D357E8">
        <w:t>definieren für das System, an welche Stellen des Raumes der Anwender sich teleportieren kann</w:t>
      </w:r>
      <w:r w:rsidR="00535DB6">
        <w:t xml:space="preserve"> und bieten somit den Entwicklern die Möglichkeit, die Anwendung </w:t>
      </w:r>
      <w:r w:rsidR="00D92EBB">
        <w:t>passend zu den Anforderungen zu gestalten</w:t>
      </w:r>
      <w:r w:rsidR="00535DB6">
        <w:t>.</w:t>
      </w:r>
      <w:r w:rsidR="0022519E">
        <w:t xml:space="preserve"> </w:t>
      </w:r>
      <w:r w:rsidR="00015F71">
        <w:t xml:space="preserve">Weiterhin ist </w:t>
      </w:r>
      <w:r w:rsidR="00097CFF">
        <w:t xml:space="preserve">es </w:t>
      </w:r>
      <w:r w:rsidR="00015F71">
        <w:t xml:space="preserve">für das Spielerlebnis </w:t>
      </w:r>
      <w:r w:rsidR="00E377E1">
        <w:t xml:space="preserve">von großer Bedeutung, dass der Operator </w:t>
      </w:r>
      <w:r w:rsidR="0014672F">
        <w:t xml:space="preserve">durch die Controller </w:t>
      </w:r>
      <w:r w:rsidR="00DF1CCD">
        <w:t xml:space="preserve">Aktionen ausführen kann und </w:t>
      </w:r>
      <w:r w:rsidR="00A26530">
        <w:t xml:space="preserve">somit </w:t>
      </w:r>
      <w:r w:rsidR="00DF1CCD">
        <w:t xml:space="preserve">auch die Möglichkeit der Teleportation </w:t>
      </w:r>
      <w:r w:rsidR="00DA18DC">
        <w:t xml:space="preserve">nutzen kann. </w:t>
      </w:r>
      <w:r w:rsidR="00396CC3">
        <w:t xml:space="preserve">Der Input der VR-Controller muss </w:t>
      </w:r>
      <w:r w:rsidR="00186EF0">
        <w:t>in der Unity-Anwendung getrackt werden können</w:t>
      </w:r>
      <w:r w:rsidR="00FD0881">
        <w:t xml:space="preserve">, </w:t>
      </w:r>
      <w:r w:rsidR="00097CFF">
        <w:t xml:space="preserve">damit </w:t>
      </w:r>
      <w:r w:rsidR="00AB0E6A">
        <w:t>die Position der Hände wahrheitsgetreu in der virtuellen Umgebung angezeigt</w:t>
      </w:r>
      <w:r w:rsidR="00FB6072">
        <w:t xml:space="preserve"> </w:t>
      </w:r>
      <w:r w:rsidR="00AB0E6A">
        <w:t xml:space="preserve">und </w:t>
      </w:r>
      <w:r w:rsidR="00FB6072">
        <w:t>die Benutzereingabe über die Controller erkannt und umgesetzt werden kann.</w:t>
      </w:r>
      <w:r w:rsidR="007D4AF1">
        <w:t xml:space="preserve"> Sobald die Controller von dem </w:t>
      </w:r>
      <w:proofErr w:type="spellStart"/>
      <w:r w:rsidR="007D4AF1">
        <w:t>SteamVR</w:t>
      </w:r>
      <w:proofErr w:type="spellEnd"/>
      <w:r w:rsidR="007D4AF1">
        <w:t xml:space="preserve">-Plugin erkannt werden, </w:t>
      </w:r>
      <w:r w:rsidR="007D4AF1">
        <w:lastRenderedPageBreak/>
        <w:t>wer</w:t>
      </w:r>
      <w:r w:rsidR="00BE4F9F">
        <w:t>den</w:t>
      </w:r>
      <w:r w:rsidR="007D4AF1">
        <w:t xml:space="preserve"> virtuelle Versionen der Controller in Unity erstellt und zu </w:t>
      </w:r>
      <w:r w:rsidR="00A26530">
        <w:t xml:space="preserve">den bereits vorhandenen Controllern in </w:t>
      </w:r>
      <w:proofErr w:type="spellStart"/>
      <w:r w:rsidR="00A26530">
        <w:t>CameraRig</w:t>
      </w:r>
      <w:proofErr w:type="spellEnd"/>
      <w:r w:rsidR="00A26530">
        <w:t xml:space="preserve"> </w:t>
      </w:r>
      <w:proofErr w:type="spellStart"/>
      <w:r w:rsidR="00A26530">
        <w:t>gemapped</w:t>
      </w:r>
      <w:proofErr w:type="spellEnd"/>
      <w:r w:rsidR="00A26530">
        <w:t>.</w:t>
      </w:r>
      <w:r w:rsidR="002002CE">
        <w:t xml:space="preserve"> </w:t>
      </w:r>
    </w:p>
    <w:p w14:paraId="2E3DC374" w14:textId="678901D2" w:rsidR="00414C01" w:rsidRPr="009424E8" w:rsidRDefault="009424E8" w:rsidP="00040DDB">
      <w:pPr>
        <w:pStyle w:val="FormatT1000"/>
      </w:pPr>
      <w:r>
        <w:br/>
        <w:t>Willkommensbildschirm (Hauptmenü)</w:t>
      </w:r>
    </w:p>
    <w:p w14:paraId="73E4C291" w14:textId="7A1EF65A" w:rsidR="00D92A7F" w:rsidRDefault="005319B0" w:rsidP="00040DDB">
      <w:pPr>
        <w:pStyle w:val="FormatT1000"/>
      </w:pPr>
      <w:r>
        <w:t>Sobald der Operator die Anwendung startet, befindet er sich in der ersten Szene. Der Anwender steht auf einer Plattform im Weltall, welches als eine Art Zwischenwelt fungiert. Zu diesem Zeitpunkt ist er zwar noch nicht mit dem NAO-Roboter verbunden, jedoch bereits rundum von virtuell erstellten Bildern umgeben.</w:t>
      </w:r>
      <w:r w:rsidR="00D132AB">
        <w:t xml:space="preserve"> In </w:t>
      </w:r>
      <w:r w:rsidR="00EA269D">
        <w:t>der nachfolgenden Abbildung</w:t>
      </w:r>
      <w:r w:rsidR="00D132AB" w:rsidRPr="00AE67BA">
        <w:t xml:space="preserve"> </w:t>
      </w:r>
      <w:r w:rsidR="00D132AB">
        <w:t>sieht man den Aufbau des Willkommensbildschirms.</w:t>
      </w:r>
      <w:r>
        <w:t xml:space="preserve"> </w:t>
      </w:r>
      <w:r w:rsidR="00D132AB">
        <w:t xml:space="preserve">In der Mitte dieser Szene befindet sich ein Menü, durch das es </w:t>
      </w:r>
      <w:r w:rsidR="00AE67BA">
        <w:t xml:space="preserve">dem Anwender </w:t>
      </w:r>
      <w:r w:rsidR="00D132AB">
        <w:t>ermöglicht wird</w:t>
      </w:r>
      <w:r w:rsidR="0024263E">
        <w:t xml:space="preserve"> </w:t>
      </w:r>
      <w:r w:rsidR="00AE67BA">
        <w:t xml:space="preserve">durch </w:t>
      </w:r>
      <w:r w:rsidR="00D132AB">
        <w:t xml:space="preserve">die virtuelle Umgebung zu navigieren. </w:t>
      </w:r>
      <w:r w:rsidR="0078607A">
        <w:t xml:space="preserve">Außerdem kann der Benutzer bevor er die Kontrolle des NAO-Roboters </w:t>
      </w:r>
      <w:r w:rsidR="00025BC8">
        <w:t xml:space="preserve">in dem Lab </w:t>
      </w:r>
      <w:r w:rsidR="0078607A">
        <w:t xml:space="preserve">übernimmt, Voreinstellungen wie beispielsweise die Angabe der IP-Adresse des Roboters treffen. </w:t>
      </w:r>
      <w:r w:rsidR="002C70BB">
        <w:t xml:space="preserve">Der Willkommensbildschirm hat die Funktion, den Anwender eine Einweisung über die </w:t>
      </w:r>
      <w:r w:rsidR="00587A35">
        <w:t xml:space="preserve">Anwendung </w:t>
      </w:r>
      <w:r w:rsidR="002C70BB">
        <w:t xml:space="preserve">zu geben und </w:t>
      </w:r>
      <w:r w:rsidR="00587A35">
        <w:t xml:space="preserve">verschiedene </w:t>
      </w:r>
      <w:r w:rsidR="002C70BB">
        <w:t>Konfigurationsmöglichkeiten anzubieten.</w:t>
      </w:r>
    </w:p>
    <w:p w14:paraId="4D4B8539" w14:textId="77777777" w:rsidR="00C47C49" w:rsidRPr="00461A40" w:rsidRDefault="00C47C49" w:rsidP="00040DDB">
      <w:pPr>
        <w:pStyle w:val="FormatT1000"/>
      </w:pPr>
    </w:p>
    <w:p w14:paraId="7EAA8B5B" w14:textId="44F17407" w:rsidR="00C47C49" w:rsidRPr="00EA269D" w:rsidRDefault="00C47C49" w:rsidP="00040DDB">
      <w:pPr>
        <w:pStyle w:val="FormatT1000"/>
      </w:pPr>
      <w:r w:rsidRPr="00EA269D">
        <w:t>BILD WILLKOMMENSBILDSCHIRM</w:t>
      </w:r>
    </w:p>
    <w:p w14:paraId="53F814CA" w14:textId="77777777" w:rsidR="00C47C49" w:rsidRPr="001D609B" w:rsidRDefault="00C47C49" w:rsidP="00040DDB">
      <w:pPr>
        <w:pStyle w:val="FormatT1000"/>
      </w:pPr>
    </w:p>
    <w:p w14:paraId="00DB8917" w14:textId="77777777" w:rsidR="00C47C49" w:rsidRDefault="0078607A" w:rsidP="00040DDB">
      <w:pPr>
        <w:pStyle w:val="FormatT1000"/>
      </w:pPr>
      <w:r>
        <w:t xml:space="preserve">Realisiert wurde die Umgebung der ersten Szene durch das Verwenden einer </w:t>
      </w:r>
      <w:proofErr w:type="spellStart"/>
      <w:r>
        <w:t>Skybox</w:t>
      </w:r>
      <w:proofErr w:type="spellEnd"/>
      <w:r>
        <w:t xml:space="preserve"> von Unity. </w:t>
      </w:r>
      <w:proofErr w:type="spellStart"/>
      <w:r>
        <w:t>Skyboxen</w:t>
      </w:r>
      <w:proofErr w:type="spellEnd"/>
      <w:r>
        <w:t xml:space="preserve"> sind </w:t>
      </w:r>
      <w:r w:rsidR="006F7043">
        <w:t>Umgebungs-Beleuchtungs-Effekte, die über die gesamte Peripherie der Szene gelegt werden können. Somit kann der Eindruck erweckt werden, dass der Anwender sich in der virtuellen Umgebung befindet. Beim Bewegen des Head-</w:t>
      </w:r>
      <w:proofErr w:type="spellStart"/>
      <w:r w:rsidR="006F7043">
        <w:t>Mounted</w:t>
      </w:r>
      <w:proofErr w:type="spellEnd"/>
      <w:r w:rsidR="006F7043">
        <w:t>-Displays werden die Bilder gerendert und entsprechend der Position und Blickrichtung angezeigt.</w:t>
      </w:r>
      <w:r w:rsidR="00C47C49">
        <w:t xml:space="preserve"> </w:t>
      </w:r>
      <w:r w:rsidR="00C47C49">
        <w:rPr>
          <w:rStyle w:val="Funotenzeichen"/>
        </w:rPr>
        <w:footnoteReference w:id="24"/>
      </w:r>
      <w:r w:rsidR="00C47C49">
        <w:t xml:space="preserve"> Die Panoramasicht wird bei einer </w:t>
      </w:r>
      <w:proofErr w:type="spellStart"/>
      <w:r w:rsidR="00C47C49">
        <w:t>Skybox</w:t>
      </w:r>
      <w:proofErr w:type="spellEnd"/>
      <w:r w:rsidR="00C47C49">
        <w:t xml:space="preserve"> in die sechs Richtungen der Achsen oben, unten, links, rechts, vorwärts und rückwärts geteilt. Die Bilder sollen nahtlos ineinander übergehen und dem Anwender eine kontinuierliche Umgebung anzeigen, die aus jeder Perspektive dargestellt werden kann. Durch Verwenden dieses Effekts, kann Realismus in die Szene mit minimaler Belastung der Grafikhardware hinzugefügt werden. </w:t>
      </w:r>
      <w:r w:rsidR="00C47C49">
        <w:rPr>
          <w:rStyle w:val="Funotenzeichen"/>
        </w:rPr>
        <w:footnoteReference w:id="25"/>
      </w:r>
    </w:p>
    <w:p w14:paraId="0126DE2C" w14:textId="10DDD056" w:rsidR="005319B0" w:rsidRDefault="001C239D" w:rsidP="00040DDB">
      <w:pPr>
        <w:pStyle w:val="FormatT1000"/>
      </w:pPr>
      <w:r>
        <w:lastRenderedPageBreak/>
        <w:t>Es gibt verschiedene Möglichkeiten</w:t>
      </w:r>
      <w:r w:rsidR="00025BC8">
        <w:t>,</w:t>
      </w:r>
      <w:r>
        <w:t xml:space="preserve"> </w:t>
      </w:r>
      <w:proofErr w:type="spellStart"/>
      <w:r>
        <w:t>Skyboxen</w:t>
      </w:r>
      <w:proofErr w:type="spellEnd"/>
      <w:r>
        <w:t xml:space="preserve"> zu erstellen.</w:t>
      </w:r>
      <w:r w:rsidR="00C47C49">
        <w:t xml:space="preserve"> Beispielsweise kann ein walzenförmiges Panorama benutzt werden, </w:t>
      </w:r>
      <w:r w:rsidR="00461A40">
        <w:t xml:space="preserve">das jedoch lediglich die horizontalen Achsen darstellt und somit nicht für unseren Einsatzzweck geeignet war. Die beste Möglichkeit war für uns der Einsatz einer </w:t>
      </w:r>
      <w:proofErr w:type="spellStart"/>
      <w:r w:rsidR="00461A40">
        <w:t>Cubemap</w:t>
      </w:r>
      <w:proofErr w:type="spellEnd"/>
      <w:r w:rsidR="00461A40">
        <w:t xml:space="preserve">. Die Abbildung </w:t>
      </w:r>
      <w:proofErr w:type="spellStart"/>
      <w:r w:rsidR="00461A40" w:rsidRPr="00743A67">
        <w:rPr>
          <w:color w:val="FF0000"/>
        </w:rPr>
        <w:t>xx.xx</w:t>
      </w:r>
      <w:proofErr w:type="spellEnd"/>
      <w:r w:rsidR="00461A40" w:rsidRPr="00743A67">
        <w:rPr>
          <w:color w:val="FF0000"/>
        </w:rPr>
        <w:t xml:space="preserve"> </w:t>
      </w:r>
      <w:r w:rsidR="00461A40">
        <w:t xml:space="preserve">zeigt den Aufbau der erstellten </w:t>
      </w:r>
      <w:proofErr w:type="spellStart"/>
      <w:r w:rsidR="00461A40">
        <w:t>Cubemap</w:t>
      </w:r>
      <w:proofErr w:type="spellEnd"/>
      <w:r w:rsidR="00461A40">
        <w:t>.</w:t>
      </w:r>
    </w:p>
    <w:p w14:paraId="4B25F4E8" w14:textId="77777777" w:rsidR="001C239D" w:rsidRDefault="001C239D" w:rsidP="00040DDB">
      <w:pPr>
        <w:pStyle w:val="FormatT1000"/>
      </w:pPr>
    </w:p>
    <w:p w14:paraId="0A315318" w14:textId="77777777" w:rsidR="001C239D" w:rsidRDefault="001C239D" w:rsidP="00040DDB">
      <w:pPr>
        <w:pStyle w:val="FormatT1000"/>
      </w:pPr>
      <w:r>
        <w:rPr>
          <w:noProof/>
        </w:rPr>
        <w:drawing>
          <wp:inline distT="0" distB="0" distL="0" distR="0" wp14:anchorId="5404C947" wp14:editId="421D2B49">
            <wp:extent cx="4656054" cy="35128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7372" cy="3581716"/>
                    </a:xfrm>
                    <a:prstGeom prst="rect">
                      <a:avLst/>
                    </a:prstGeom>
                  </pic:spPr>
                </pic:pic>
              </a:graphicData>
            </a:graphic>
          </wp:inline>
        </w:drawing>
      </w:r>
    </w:p>
    <w:p w14:paraId="214D6CAE" w14:textId="7BF13E62" w:rsidR="001C239D" w:rsidRDefault="001C239D" w:rsidP="001700AD">
      <w:pPr>
        <w:pStyle w:val="Beschriftung"/>
        <w:spacing w:line="360" w:lineRule="auto"/>
        <w:jc w:val="center"/>
      </w:pPr>
      <w:bookmarkStart w:id="121" w:name="_Toc5462311"/>
      <w:bookmarkStart w:id="122" w:name="_Toc6168774"/>
      <w:r>
        <w:t xml:space="preserve">Abbildung </w:t>
      </w:r>
      <w:r w:rsidR="009120F6">
        <w:rPr>
          <w:noProof/>
        </w:rPr>
        <w:fldChar w:fldCharType="begin"/>
      </w:r>
      <w:r w:rsidR="009120F6">
        <w:rPr>
          <w:noProof/>
        </w:rPr>
        <w:instrText xml:space="preserve"> SEQ Abbildung \* ARABIC </w:instrText>
      </w:r>
      <w:r w:rsidR="009120F6">
        <w:rPr>
          <w:noProof/>
        </w:rPr>
        <w:fldChar w:fldCharType="separate"/>
      </w:r>
      <w:r w:rsidR="00445C84">
        <w:rPr>
          <w:noProof/>
        </w:rPr>
        <w:t>11</w:t>
      </w:r>
      <w:r w:rsidR="009120F6">
        <w:rPr>
          <w:noProof/>
        </w:rPr>
        <w:fldChar w:fldCharType="end"/>
      </w:r>
      <w:r>
        <w:t xml:space="preserve">: </w:t>
      </w:r>
      <w:proofErr w:type="spellStart"/>
      <w:r w:rsidR="00C47C49">
        <w:t>Cubemap</w:t>
      </w:r>
      <w:proofErr w:type="spellEnd"/>
      <w:r w:rsidR="00C47C49">
        <w:t xml:space="preserve"> </w:t>
      </w:r>
      <w:proofErr w:type="spellStart"/>
      <w:r w:rsidR="00C47C49">
        <w:t>Skybox</w:t>
      </w:r>
      <w:bookmarkEnd w:id="121"/>
      <w:bookmarkEnd w:id="122"/>
      <w:proofErr w:type="spellEnd"/>
    </w:p>
    <w:p w14:paraId="324F0217" w14:textId="77777777" w:rsidR="00461A40" w:rsidRPr="00461A40" w:rsidRDefault="00461A40" w:rsidP="001700AD">
      <w:pPr>
        <w:spacing w:line="360" w:lineRule="auto"/>
      </w:pPr>
    </w:p>
    <w:p w14:paraId="13B43125" w14:textId="32D7E79C" w:rsidR="00CE78E9" w:rsidRDefault="00461A40" w:rsidP="00040DDB">
      <w:pPr>
        <w:pStyle w:val="FormatT1000"/>
      </w:pPr>
      <w:r>
        <w:t xml:space="preserve">Eine </w:t>
      </w:r>
      <w:proofErr w:type="spellStart"/>
      <w:r>
        <w:t>Cubemap</w:t>
      </w:r>
      <w:proofErr w:type="spellEnd"/>
      <w:r>
        <w:t xml:space="preserve"> besteht aus sechs Bildern, die als Seiten eines Würfels angeordnet werden. Unity rendert diese Bilder während der Laufzeit als </w:t>
      </w:r>
      <w:proofErr w:type="spellStart"/>
      <w:r>
        <w:t>Skybox</w:t>
      </w:r>
      <w:proofErr w:type="spellEnd"/>
      <w:r>
        <w:t xml:space="preserve">. Die </w:t>
      </w:r>
      <w:proofErr w:type="spellStart"/>
      <w:r>
        <w:t>Cubemap</w:t>
      </w:r>
      <w:proofErr w:type="spellEnd"/>
      <w:r>
        <w:t xml:space="preserve"> ist eine sehr gute Variante</w:t>
      </w:r>
      <w:r w:rsidR="00BC4FEC">
        <w:t xml:space="preserve"> einer </w:t>
      </w:r>
      <w:proofErr w:type="spellStart"/>
      <w:r w:rsidR="00BC4FEC">
        <w:t>Skybox</w:t>
      </w:r>
      <w:proofErr w:type="spellEnd"/>
      <w:r>
        <w:t xml:space="preserve">, da </w:t>
      </w:r>
      <w:r w:rsidR="00BC4FEC">
        <w:t>sie</w:t>
      </w:r>
      <w:r>
        <w:t xml:space="preserve"> einen hohen Detailgrad hat und sowohl die horizontale als auch die vertikale Ebene vollständig darstellt. </w:t>
      </w:r>
      <w:r>
        <w:rPr>
          <w:rStyle w:val="Funotenzeichen"/>
        </w:rPr>
        <w:footnoteReference w:id="26"/>
      </w:r>
    </w:p>
    <w:p w14:paraId="20D35FDE" w14:textId="2D568A13" w:rsidR="00CE78E9" w:rsidRDefault="00CE78E9" w:rsidP="00040DDB">
      <w:pPr>
        <w:pStyle w:val="FormatT1000"/>
      </w:pPr>
    </w:p>
    <w:p w14:paraId="6BFBD710" w14:textId="77777777" w:rsidR="00EA269D" w:rsidRDefault="00EA269D" w:rsidP="00040DDB">
      <w:pPr>
        <w:pStyle w:val="FormatT1000"/>
      </w:pPr>
    </w:p>
    <w:p w14:paraId="54E7AEBD" w14:textId="77777777" w:rsidR="00EA269D" w:rsidRDefault="00EA269D" w:rsidP="00040DDB">
      <w:pPr>
        <w:pStyle w:val="FormatT1000"/>
      </w:pPr>
    </w:p>
    <w:p w14:paraId="1E05EE26" w14:textId="64EC76BB" w:rsidR="00EA269D" w:rsidRPr="00EA269D" w:rsidRDefault="00EA269D" w:rsidP="00040DDB">
      <w:pPr>
        <w:pStyle w:val="FormatT1000"/>
      </w:pPr>
      <w:proofErr w:type="spellStart"/>
      <w:r>
        <w:lastRenderedPageBreak/>
        <w:t>Nao</w:t>
      </w:r>
      <w:proofErr w:type="spellEnd"/>
      <w:r>
        <w:t>-Lab</w:t>
      </w:r>
    </w:p>
    <w:p w14:paraId="14ECE00E" w14:textId="1C32E07C" w:rsidR="00272E47" w:rsidRDefault="00461A40" w:rsidP="00040DDB">
      <w:pPr>
        <w:pStyle w:val="FormatT1000"/>
      </w:pPr>
      <w:r>
        <w:t>Nachdem der Anwender die IP-Adresse des NAO-Roboters in der Willkommensszene der konzipierten Umgebung definiert hat, gelangt er in die zweite Szene. Diese stellt ein Labor dar und dient</w:t>
      </w:r>
      <w:r w:rsidR="005249EA">
        <w:t xml:space="preserve"> als Basis</w:t>
      </w:r>
      <w:r w:rsidR="00CF6EC9">
        <w:t xml:space="preserve"> der Fernsteuerung des Roboters</w:t>
      </w:r>
      <w:r w:rsidR="005249EA">
        <w:t xml:space="preserve">. </w:t>
      </w:r>
      <w:r w:rsidR="00826F33">
        <w:t xml:space="preserve">Der Anwender ist nun mit dem Roboter verbunden und kann ihn als Teleroboter verwenden und ihn aus der entfernten Umgebung steuern. </w:t>
      </w:r>
      <w:r w:rsidR="00490AE8">
        <w:t>In der erstellten Szene</w:t>
      </w:r>
      <w:r w:rsidR="00826F33">
        <w:t xml:space="preserve"> ist es nicht nur möglich über einen Kanal den Roboter zu steuern,</w:t>
      </w:r>
      <w:r w:rsidR="00D72A07">
        <w:t xml:space="preserve"> vielmehr</w:t>
      </w:r>
      <w:r w:rsidR="00826F33">
        <w:t xml:space="preserve"> </w:t>
      </w:r>
      <w:r w:rsidR="00D72A07">
        <w:t>wird eine</w:t>
      </w:r>
      <w:r w:rsidR="00826F33">
        <w:t xml:space="preserve"> multimodale Kommunikation zwischen Mensch und Roboter</w:t>
      </w:r>
      <w:r w:rsidR="007D356D">
        <w:t xml:space="preserve"> </w:t>
      </w:r>
      <w:r w:rsidR="00D72A07">
        <w:t>ermöglicht</w:t>
      </w:r>
      <w:r w:rsidR="00826F33">
        <w:t>. Über ein Menü i</w:t>
      </w:r>
      <w:r w:rsidR="007D356D">
        <w:t xml:space="preserve">n der </w:t>
      </w:r>
      <w:r w:rsidR="00826F33">
        <w:t xml:space="preserve">Mitte des Raumes kann der Operator bestimmen, welche Aktionen der Teleroboter ausführen soll. </w:t>
      </w:r>
      <w:r w:rsidR="00FC62D5">
        <w:t xml:space="preserve">Der Aufbau des Menüs ist </w:t>
      </w:r>
      <w:r w:rsidR="009122E4">
        <w:t xml:space="preserve">äquivalent zu dem Menü der Willkommensszene. </w:t>
      </w:r>
      <w:r w:rsidR="00C1148E">
        <w:t xml:space="preserve">Da </w:t>
      </w:r>
      <w:r w:rsidR="00862AA0">
        <w:t xml:space="preserve">dem Anwender </w:t>
      </w:r>
      <w:r w:rsidR="00C1148E">
        <w:t xml:space="preserve">direkt angezeigt werden soll, was der Roboter macht, wird das </w:t>
      </w:r>
      <w:r w:rsidR="00862AA0">
        <w:t xml:space="preserve">Kamerabild </w:t>
      </w:r>
      <w:r w:rsidR="00C1148E">
        <w:t>de</w:t>
      </w:r>
      <w:r w:rsidR="007D356D">
        <w:t xml:space="preserve">s Roboters übertragen und als Display in einer Wand dargestellt. </w:t>
      </w:r>
    </w:p>
    <w:p w14:paraId="7A23B114" w14:textId="464D486C" w:rsidR="002F182B" w:rsidRDefault="002F182B" w:rsidP="00040DDB">
      <w:pPr>
        <w:pStyle w:val="FormatT1000"/>
      </w:pPr>
    </w:p>
    <w:p w14:paraId="1DE03054" w14:textId="03E47A47" w:rsidR="002F182B" w:rsidRPr="002F182B" w:rsidRDefault="002F182B" w:rsidP="00040DDB">
      <w:pPr>
        <w:pStyle w:val="FormatT1000"/>
      </w:pPr>
      <w:r w:rsidRPr="002F182B">
        <w:t>BILD NAO-</w:t>
      </w:r>
      <w:commentRangeStart w:id="123"/>
      <w:r w:rsidRPr="002F182B">
        <w:t>LAB</w:t>
      </w:r>
      <w:commentRangeEnd w:id="123"/>
      <w:r w:rsidRPr="002F182B">
        <w:rPr>
          <w:rStyle w:val="Kommentarzeichen"/>
          <w:rFonts w:eastAsiaTheme="minorHAnsi"/>
          <w:color w:val="FF0000"/>
          <w:lang w:eastAsia="en-US" w:bidi="ar-SA"/>
        </w:rPr>
        <w:commentReference w:id="123"/>
      </w:r>
    </w:p>
    <w:p w14:paraId="78D63104" w14:textId="77777777" w:rsidR="002F182B" w:rsidRDefault="002F182B" w:rsidP="00040DDB">
      <w:pPr>
        <w:pStyle w:val="FormatT1000"/>
      </w:pPr>
    </w:p>
    <w:p w14:paraId="687F476A" w14:textId="1E2BA22D" w:rsidR="00461A40" w:rsidRDefault="00D04DAC" w:rsidP="00040DDB">
      <w:pPr>
        <w:pStyle w:val="FormatT1000"/>
      </w:pPr>
      <w:r>
        <w:t xml:space="preserve">Das Hauptmenü </w:t>
      </w:r>
      <w:r w:rsidR="00307790">
        <w:t>verfügt über verschiedene Auswahlmöglichkeiten</w:t>
      </w:r>
      <w:r w:rsidR="002F182B">
        <w:t xml:space="preserve"> (siehe Abbildung </w:t>
      </w:r>
      <w:proofErr w:type="spellStart"/>
      <w:r w:rsidR="002F182B">
        <w:rPr>
          <w:color w:val="FF0000"/>
        </w:rPr>
        <w:t>xx.xx</w:t>
      </w:r>
      <w:proofErr w:type="spellEnd"/>
      <w:r w:rsidR="002F182B">
        <w:rPr>
          <w:color w:val="FF0000"/>
        </w:rPr>
        <w:t>)</w:t>
      </w:r>
      <w:r w:rsidR="00307790">
        <w:t xml:space="preserve">: </w:t>
      </w:r>
    </w:p>
    <w:p w14:paraId="75C1417C" w14:textId="7E2159F4" w:rsidR="00272E47" w:rsidRDefault="00272E47" w:rsidP="005603F2">
      <w:pPr>
        <w:pStyle w:val="FormatT1000"/>
        <w:numPr>
          <w:ilvl w:val="0"/>
          <w:numId w:val="10"/>
        </w:numPr>
      </w:pPr>
      <w:proofErr w:type="spellStart"/>
      <w:r>
        <w:t>Posture</w:t>
      </w:r>
      <w:proofErr w:type="spellEnd"/>
      <w:r>
        <w:t xml:space="preserve">: Nach Betätigen dieses Buttons, wird </w:t>
      </w:r>
      <w:r w:rsidR="004F5052">
        <w:t xml:space="preserve">das </w:t>
      </w:r>
      <w:proofErr w:type="spellStart"/>
      <w:r w:rsidR="004F5052">
        <w:t>Posture</w:t>
      </w:r>
      <w:proofErr w:type="spellEnd"/>
      <w:r w:rsidR="004F5052">
        <w:t>-</w:t>
      </w:r>
      <w:r w:rsidR="00BE5827">
        <w:t xml:space="preserve">Untermenü </w:t>
      </w:r>
      <w:r w:rsidR="00FB2759">
        <w:t>anstelle des Hauptmenüs angezeigt</w:t>
      </w:r>
      <w:r w:rsidR="00BE5827">
        <w:t>. Über dieses Menü können verschiedene Posen</w:t>
      </w:r>
      <w:r w:rsidR="000B53A5">
        <w:t xml:space="preserve"> durch den Anwender ausgewählt werden. </w:t>
      </w:r>
      <w:r w:rsidR="00375F14">
        <w:t>Somit kann das Verhalten des Roboters gesteuert werden und die Aktion ein</w:t>
      </w:r>
      <w:r w:rsidR="00940C36">
        <w:t xml:space="preserve">geleitet werden </w:t>
      </w:r>
      <w:r w:rsidR="00BE5827">
        <w:t>(Stehen,</w:t>
      </w:r>
      <w:r w:rsidR="00807BAE">
        <w:t xml:space="preserve"> Liegen</w:t>
      </w:r>
      <w:r w:rsidR="00402FF3">
        <w:t xml:space="preserve">, </w:t>
      </w:r>
      <w:r w:rsidR="00807BAE">
        <w:t>Sitzen).</w:t>
      </w:r>
    </w:p>
    <w:p w14:paraId="164A36C0" w14:textId="3A14014B" w:rsidR="00BE5827" w:rsidRDefault="001E2F6E" w:rsidP="005603F2">
      <w:pPr>
        <w:pStyle w:val="FormatT1000"/>
        <w:numPr>
          <w:ilvl w:val="0"/>
          <w:numId w:val="10"/>
        </w:numPr>
      </w:pPr>
      <w:r>
        <w:t xml:space="preserve">Talk: Der zweite Menüpunkt ist „Talk“. </w:t>
      </w:r>
      <w:r w:rsidR="00FB2759">
        <w:t xml:space="preserve">Hierbei sind </w:t>
      </w:r>
      <w:r w:rsidR="00402FF3">
        <w:t xml:space="preserve">bereits </w:t>
      </w:r>
      <w:r w:rsidR="00FB2759">
        <w:t>Standard-Sätze</w:t>
      </w:r>
      <w:r w:rsidR="00402FF3">
        <w:t xml:space="preserve"> im Skript</w:t>
      </w:r>
      <w:r w:rsidR="00FB2759">
        <w:t xml:space="preserve"> hinterlegt, die zufällig ausgesucht und vom</w:t>
      </w:r>
      <w:r w:rsidR="003A6C2F">
        <w:t xml:space="preserve"> </w:t>
      </w:r>
      <w:r w:rsidR="00FB2759">
        <w:t xml:space="preserve"> </w:t>
      </w:r>
      <w:proofErr w:type="spellStart"/>
      <w:r w:rsidR="00FB2759">
        <w:t>Nao</w:t>
      </w:r>
      <w:proofErr w:type="spellEnd"/>
      <w:r w:rsidR="00FB2759">
        <w:t xml:space="preserve"> </w:t>
      </w:r>
      <w:r w:rsidR="00402FF3">
        <w:t>nach</w:t>
      </w:r>
      <w:r w:rsidR="00FB2759">
        <w:t>gesprochen werden.</w:t>
      </w:r>
    </w:p>
    <w:p w14:paraId="6DBAD4DD" w14:textId="1CEF8801" w:rsidR="00807BAE" w:rsidRDefault="001E2F6E" w:rsidP="005603F2">
      <w:pPr>
        <w:pStyle w:val="FormatT1000"/>
        <w:numPr>
          <w:ilvl w:val="0"/>
          <w:numId w:val="10"/>
        </w:numPr>
      </w:pPr>
      <w:r>
        <w:t>Wal</w:t>
      </w:r>
      <w:r w:rsidR="00807BAE">
        <w:t>k:</w:t>
      </w:r>
      <w:r w:rsidR="00FB2759">
        <w:t xml:space="preserve"> </w:t>
      </w:r>
      <w:r w:rsidR="00A403E0">
        <w:t>Zu</w:t>
      </w:r>
      <w:r w:rsidR="00AD2FCB">
        <w:t xml:space="preserve"> dem</w:t>
      </w:r>
      <w:r w:rsidR="00402FF3">
        <w:t xml:space="preserve"> Menüpunkt „Walk“ sind wiederum verschiedene Möglichkeiten in einem Untermenü hinterlegt. </w:t>
      </w:r>
      <w:r w:rsidR="002F182B">
        <w:t>Der Anwender kann auswählen, in welche Richtung der Roboter sich bewegen soll.</w:t>
      </w:r>
    </w:p>
    <w:p w14:paraId="587B7832" w14:textId="4F8AFD2D" w:rsidR="00807BAE" w:rsidRDefault="00807BAE" w:rsidP="005603F2">
      <w:pPr>
        <w:pStyle w:val="FormatT1000"/>
        <w:numPr>
          <w:ilvl w:val="0"/>
          <w:numId w:val="10"/>
        </w:numPr>
      </w:pPr>
      <w:r>
        <w:t>Wave:</w:t>
      </w:r>
      <w:r w:rsidR="002F182B">
        <w:t xml:space="preserve"> Der Roboter winkt dem Anwender zu, wenn diese Option ausgewählt wird.</w:t>
      </w:r>
    </w:p>
    <w:p w14:paraId="6B6342E1" w14:textId="6F339556" w:rsidR="00612472" w:rsidRDefault="00612472" w:rsidP="00040DDB">
      <w:pPr>
        <w:pStyle w:val="FormatT1000"/>
      </w:pPr>
    </w:p>
    <w:p w14:paraId="28F4F024" w14:textId="362644D0" w:rsidR="002F182B" w:rsidRPr="002F182B" w:rsidRDefault="002F182B" w:rsidP="00040DDB">
      <w:pPr>
        <w:pStyle w:val="FormatT1000"/>
      </w:pPr>
      <w:r>
        <w:t>BILD NAO-Hauptmenü</w:t>
      </w:r>
    </w:p>
    <w:p w14:paraId="667F4EB7" w14:textId="599834E6" w:rsidR="00612472" w:rsidRPr="00C45BFB" w:rsidRDefault="00612472" w:rsidP="00040DDB">
      <w:pPr>
        <w:pStyle w:val="FormatT1000"/>
      </w:pPr>
    </w:p>
    <w:p w14:paraId="796E4B9D" w14:textId="0BEBAD93" w:rsidR="00957338" w:rsidRDefault="00957338" w:rsidP="005603F2">
      <w:pPr>
        <w:pStyle w:val="berschrift3"/>
        <w:numPr>
          <w:ilvl w:val="3"/>
          <w:numId w:val="1"/>
        </w:numPr>
        <w:spacing w:after="0" w:line="360" w:lineRule="auto"/>
      </w:pPr>
      <w:bookmarkStart w:id="124" w:name="_Toc6168755"/>
      <w:r>
        <w:lastRenderedPageBreak/>
        <w:t>Ordnerstruktur</w:t>
      </w:r>
      <w:bookmarkEnd w:id="124"/>
    </w:p>
    <w:p w14:paraId="36E89AB1" w14:textId="2CF341AA" w:rsidR="00826F33" w:rsidRDefault="006D1B95" w:rsidP="00040DDB">
      <w:pPr>
        <w:pStyle w:val="FormatT1000"/>
      </w:pPr>
      <w:r>
        <w:t xml:space="preserve">Die nachfolgende Abbildung stellt die Ordnerstruktur </w:t>
      </w:r>
      <w:r w:rsidR="007C4AE0">
        <w:t xml:space="preserve">des erstellten </w:t>
      </w:r>
      <w:r>
        <w:t>Unity-Projektes dar.</w:t>
      </w:r>
      <w:r w:rsidR="007C4AE0">
        <w:t xml:space="preserve"> </w:t>
      </w:r>
      <w:r w:rsidR="0062117C">
        <w:t>Die übersichtliche Struktur ermöglicht ein effizientes Vorgehen</w:t>
      </w:r>
      <w:r w:rsidR="006151B2">
        <w:t xml:space="preserve"> und dient der besseren Orientierung. Die Bausteine der Anwendung konnten dadurch in verschiedene Kategorien strukturiert werden.</w:t>
      </w:r>
    </w:p>
    <w:p w14:paraId="3F5AE86C" w14:textId="17BEAAA3" w:rsidR="00607780" w:rsidRDefault="00C109A7" w:rsidP="001700AD">
      <w:pPr>
        <w:keepNext/>
        <w:spacing w:before="100" w:beforeAutospacing="1" w:after="100" w:afterAutospacing="1" w:line="360" w:lineRule="auto"/>
        <w:jc w:val="center"/>
      </w:pPr>
      <w:commentRangeStart w:id="125"/>
      <w:r>
        <w:rPr>
          <w:noProof/>
        </w:rPr>
        <w:drawing>
          <wp:inline distT="0" distB="0" distL="0" distR="0" wp14:anchorId="08A4F700" wp14:editId="3BA46EED">
            <wp:extent cx="1924050" cy="17621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4050" cy="1762125"/>
                    </a:xfrm>
                    <a:prstGeom prst="rect">
                      <a:avLst/>
                    </a:prstGeom>
                  </pic:spPr>
                </pic:pic>
              </a:graphicData>
            </a:graphic>
          </wp:inline>
        </w:drawing>
      </w:r>
      <w:commentRangeEnd w:id="125"/>
      <w:r w:rsidR="00683387">
        <w:rPr>
          <w:rStyle w:val="Kommentarzeichen"/>
        </w:rPr>
        <w:commentReference w:id="125"/>
      </w:r>
    </w:p>
    <w:p w14:paraId="46C91CBA" w14:textId="4A7D99D9" w:rsidR="006E3931" w:rsidRDefault="00607780" w:rsidP="00C45BFB">
      <w:pPr>
        <w:pStyle w:val="Beschriftung"/>
        <w:spacing w:line="360" w:lineRule="auto"/>
        <w:jc w:val="center"/>
      </w:pPr>
      <w:bookmarkStart w:id="126" w:name="_Toc5462312"/>
      <w:bookmarkStart w:id="127" w:name="_Toc6168775"/>
      <w:r>
        <w:t xml:space="preserve">Abbildung </w:t>
      </w:r>
      <w:r w:rsidR="00256D7A">
        <w:rPr>
          <w:noProof/>
        </w:rPr>
        <w:fldChar w:fldCharType="begin"/>
      </w:r>
      <w:r w:rsidR="00256D7A">
        <w:rPr>
          <w:noProof/>
        </w:rPr>
        <w:instrText xml:space="preserve"> SEQ Abbildung \* ARABIC </w:instrText>
      </w:r>
      <w:r w:rsidR="00256D7A">
        <w:rPr>
          <w:noProof/>
        </w:rPr>
        <w:fldChar w:fldCharType="separate"/>
      </w:r>
      <w:r w:rsidR="00445C84">
        <w:rPr>
          <w:noProof/>
        </w:rPr>
        <w:t>12</w:t>
      </w:r>
      <w:r w:rsidR="00256D7A">
        <w:rPr>
          <w:noProof/>
        </w:rPr>
        <w:fldChar w:fldCharType="end"/>
      </w:r>
      <w:r>
        <w:t>: Ordnerstruktur Unity-Projekt</w:t>
      </w:r>
      <w:bookmarkEnd w:id="126"/>
      <w:bookmarkEnd w:id="127"/>
    </w:p>
    <w:p w14:paraId="352604C0" w14:textId="77777777" w:rsidR="00C45BFB" w:rsidRPr="00C45BFB" w:rsidRDefault="00C45BFB" w:rsidP="00C45BFB"/>
    <w:p w14:paraId="4D0EDC42" w14:textId="64E3C861" w:rsidR="00F775C9" w:rsidRDefault="004F7BCA" w:rsidP="00040DDB">
      <w:pPr>
        <w:pStyle w:val="FormatT1000"/>
      </w:pPr>
      <w:r w:rsidRPr="004F7BCA">
        <w:t>Die nachfolgende Tabelle erklärt d</w:t>
      </w:r>
      <w:r>
        <w:t>ie Funktionalität der angelegten Ordner.</w:t>
      </w:r>
    </w:p>
    <w:tbl>
      <w:tblPr>
        <w:tblStyle w:val="Tabellenraster"/>
        <w:tblW w:w="0" w:type="auto"/>
        <w:tblLook w:val="04A0" w:firstRow="1" w:lastRow="0" w:firstColumn="1" w:lastColumn="0" w:noHBand="0" w:noVBand="1"/>
      </w:tblPr>
      <w:tblGrid>
        <w:gridCol w:w="4474"/>
        <w:gridCol w:w="4474"/>
      </w:tblGrid>
      <w:tr w:rsidR="00930642" w14:paraId="02936251" w14:textId="77777777" w:rsidTr="00930642">
        <w:tc>
          <w:tcPr>
            <w:tcW w:w="4474" w:type="dxa"/>
          </w:tcPr>
          <w:p w14:paraId="0CB9E626" w14:textId="0C9B9F02" w:rsidR="00930642" w:rsidRPr="000E3E0C" w:rsidRDefault="00930642" w:rsidP="00040DDB">
            <w:pPr>
              <w:pStyle w:val="FormatT1000"/>
              <w:rPr>
                <w:b/>
              </w:rPr>
            </w:pPr>
            <w:r w:rsidRPr="000E3E0C">
              <w:rPr>
                <w:b/>
              </w:rPr>
              <w:t>Materials</w:t>
            </w:r>
          </w:p>
        </w:tc>
        <w:tc>
          <w:tcPr>
            <w:tcW w:w="4474" w:type="dxa"/>
          </w:tcPr>
          <w:p w14:paraId="52BEF394" w14:textId="3184F791" w:rsidR="00930642" w:rsidRPr="00387052" w:rsidRDefault="0059594E" w:rsidP="001700AD">
            <w:pPr>
              <w:spacing w:line="360" w:lineRule="auto"/>
            </w:pPr>
            <w:r w:rsidRPr="00387052">
              <w:t>In diesem Unterordner sind alle erforderlichen Materialien gespeichert.</w:t>
            </w:r>
            <w:r w:rsidR="00387052">
              <w:t xml:space="preserve"> Materialien können beispielsweise auf </w:t>
            </w:r>
            <w:r w:rsidR="00B13AF4">
              <w:t>Farben oder Texturen gelegt werden.</w:t>
            </w:r>
          </w:p>
        </w:tc>
      </w:tr>
      <w:tr w:rsidR="00930642" w14:paraId="699E5908" w14:textId="77777777" w:rsidTr="00930642">
        <w:tc>
          <w:tcPr>
            <w:tcW w:w="4474" w:type="dxa"/>
          </w:tcPr>
          <w:p w14:paraId="6B2F5FF7" w14:textId="386EF051" w:rsidR="00930642" w:rsidRPr="000E3E0C" w:rsidRDefault="00930642" w:rsidP="00040DDB">
            <w:pPr>
              <w:pStyle w:val="FormatT1000"/>
              <w:rPr>
                <w:b/>
              </w:rPr>
            </w:pPr>
            <w:r w:rsidRPr="000E3E0C">
              <w:rPr>
                <w:b/>
              </w:rPr>
              <w:t>Models</w:t>
            </w:r>
          </w:p>
        </w:tc>
        <w:tc>
          <w:tcPr>
            <w:tcW w:w="4474" w:type="dxa"/>
          </w:tcPr>
          <w:p w14:paraId="13817CD3" w14:textId="6BADD09E" w:rsidR="00930642" w:rsidRPr="00387052" w:rsidRDefault="00FF5CBA" w:rsidP="001700AD">
            <w:pPr>
              <w:spacing w:line="360" w:lineRule="auto"/>
            </w:pPr>
            <w:r>
              <w:t>Der Ordner enthält die mit Maya erstellten 3D-Objekte.</w:t>
            </w:r>
          </w:p>
        </w:tc>
      </w:tr>
      <w:tr w:rsidR="00930642" w14:paraId="60BC8C88" w14:textId="77777777" w:rsidTr="00930642">
        <w:tc>
          <w:tcPr>
            <w:tcW w:w="4474" w:type="dxa"/>
          </w:tcPr>
          <w:p w14:paraId="7ACA7273" w14:textId="3B13E009" w:rsidR="00930642" w:rsidRPr="000E3E0C" w:rsidRDefault="00930642" w:rsidP="00040DDB">
            <w:pPr>
              <w:pStyle w:val="FormatT1000"/>
              <w:rPr>
                <w:b/>
              </w:rPr>
            </w:pPr>
            <w:r w:rsidRPr="000E3E0C">
              <w:rPr>
                <w:b/>
              </w:rPr>
              <w:t>Plugins</w:t>
            </w:r>
          </w:p>
        </w:tc>
        <w:tc>
          <w:tcPr>
            <w:tcW w:w="4474" w:type="dxa"/>
          </w:tcPr>
          <w:p w14:paraId="4395B138" w14:textId="3B060822" w:rsidR="00930642" w:rsidRPr="00387052" w:rsidRDefault="00F57CFF" w:rsidP="001700AD">
            <w:pPr>
              <w:spacing w:line="360" w:lineRule="auto"/>
            </w:pPr>
            <w:r>
              <w:t xml:space="preserve">Hier sind alle erforderlichen Plugins gespeichert. Zum Beispiel befindet sich hier die </w:t>
            </w:r>
            <w:r w:rsidR="0066581D">
              <w:t>erstellte Bibliothek, d</w:t>
            </w:r>
            <w:r>
              <w:t>ie die Kommunikation mit dem NAO-Roboter ermöglicht.</w:t>
            </w:r>
          </w:p>
        </w:tc>
      </w:tr>
      <w:tr w:rsidR="00930642" w14:paraId="3BEC8EBA" w14:textId="77777777" w:rsidTr="00930642">
        <w:tc>
          <w:tcPr>
            <w:tcW w:w="4474" w:type="dxa"/>
          </w:tcPr>
          <w:p w14:paraId="52F0FDB6" w14:textId="2AEA1553" w:rsidR="00930642" w:rsidRPr="000E3E0C" w:rsidRDefault="00930642" w:rsidP="00040DDB">
            <w:pPr>
              <w:pStyle w:val="FormatT1000"/>
              <w:rPr>
                <w:b/>
              </w:rPr>
            </w:pPr>
            <w:r w:rsidRPr="000E3E0C">
              <w:rPr>
                <w:b/>
              </w:rPr>
              <w:t>Scenes</w:t>
            </w:r>
          </w:p>
        </w:tc>
        <w:tc>
          <w:tcPr>
            <w:tcW w:w="4474" w:type="dxa"/>
          </w:tcPr>
          <w:p w14:paraId="02421356" w14:textId="4EBFAE4B" w:rsidR="00930642" w:rsidRPr="00387052" w:rsidRDefault="0066581D" w:rsidP="001700AD">
            <w:pPr>
              <w:spacing w:line="360" w:lineRule="auto"/>
            </w:pPr>
            <w:r>
              <w:t>In dem Ordner Scenes sind alle erstellten Szenen der Anwendung gespeichert.</w:t>
            </w:r>
          </w:p>
        </w:tc>
      </w:tr>
      <w:tr w:rsidR="00930642" w14:paraId="72C90697" w14:textId="77777777" w:rsidTr="00930642">
        <w:tc>
          <w:tcPr>
            <w:tcW w:w="4474" w:type="dxa"/>
          </w:tcPr>
          <w:p w14:paraId="7D2C5028" w14:textId="02504214" w:rsidR="00930642" w:rsidRPr="000E3E0C" w:rsidRDefault="00930642" w:rsidP="00040DDB">
            <w:pPr>
              <w:pStyle w:val="FormatT1000"/>
              <w:rPr>
                <w:b/>
              </w:rPr>
            </w:pPr>
            <w:r w:rsidRPr="000E3E0C">
              <w:rPr>
                <w:b/>
              </w:rPr>
              <w:t>Scripts</w:t>
            </w:r>
          </w:p>
        </w:tc>
        <w:tc>
          <w:tcPr>
            <w:tcW w:w="4474" w:type="dxa"/>
          </w:tcPr>
          <w:p w14:paraId="280C1687" w14:textId="5C48C7CB" w:rsidR="00930642" w:rsidRPr="00387052" w:rsidRDefault="00256FC6" w:rsidP="001700AD">
            <w:pPr>
              <w:spacing w:line="360" w:lineRule="auto"/>
            </w:pPr>
            <w:r>
              <w:t>Dieser Ordner enthält alle implementierten Skripte.</w:t>
            </w:r>
          </w:p>
        </w:tc>
      </w:tr>
      <w:tr w:rsidR="00930642" w14:paraId="36438881" w14:textId="77777777" w:rsidTr="00930642">
        <w:tc>
          <w:tcPr>
            <w:tcW w:w="4474" w:type="dxa"/>
          </w:tcPr>
          <w:p w14:paraId="250ECEFC" w14:textId="6580DEBF" w:rsidR="00930642" w:rsidRPr="000E3E0C" w:rsidRDefault="00930642" w:rsidP="00040DDB">
            <w:pPr>
              <w:pStyle w:val="FormatT1000"/>
              <w:rPr>
                <w:b/>
              </w:rPr>
            </w:pPr>
            <w:proofErr w:type="spellStart"/>
            <w:r w:rsidRPr="000E3E0C">
              <w:rPr>
                <w:b/>
              </w:rPr>
              <w:lastRenderedPageBreak/>
              <w:t>SteamVR</w:t>
            </w:r>
            <w:proofErr w:type="spellEnd"/>
          </w:p>
        </w:tc>
        <w:tc>
          <w:tcPr>
            <w:tcW w:w="4474" w:type="dxa"/>
          </w:tcPr>
          <w:p w14:paraId="44276466" w14:textId="73CCBA22" w:rsidR="00930642" w:rsidRPr="00387052" w:rsidRDefault="00E82DBD" w:rsidP="001700AD">
            <w:pPr>
              <w:spacing w:line="360" w:lineRule="auto"/>
            </w:pPr>
            <w:r>
              <w:t xml:space="preserve">Der Ordner wird automatisch von dem Plugin </w:t>
            </w:r>
            <w:proofErr w:type="spellStart"/>
            <w:r>
              <w:t>SteamVR</w:t>
            </w:r>
            <w:proofErr w:type="spellEnd"/>
            <w:r>
              <w:t xml:space="preserve"> erstellt. </w:t>
            </w:r>
            <w:r w:rsidR="00C87A2D">
              <w:t xml:space="preserve">Die dort enthaltenen </w:t>
            </w:r>
            <w:r w:rsidR="00580A72">
              <w:t>Objekte sind für das Erstellen dreidimensionaler Umgebungen erforderlich.</w:t>
            </w:r>
          </w:p>
        </w:tc>
      </w:tr>
      <w:tr w:rsidR="00930642" w14:paraId="5C2E15B9" w14:textId="77777777" w:rsidTr="00930642">
        <w:tc>
          <w:tcPr>
            <w:tcW w:w="4474" w:type="dxa"/>
          </w:tcPr>
          <w:p w14:paraId="57D88278" w14:textId="541DE513" w:rsidR="00930642" w:rsidRPr="000E3E0C" w:rsidRDefault="00930642" w:rsidP="00040DDB">
            <w:pPr>
              <w:pStyle w:val="FormatT1000"/>
              <w:rPr>
                <w:b/>
              </w:rPr>
            </w:pPr>
            <w:proofErr w:type="spellStart"/>
            <w:r w:rsidRPr="000E3E0C">
              <w:rPr>
                <w:b/>
              </w:rPr>
              <w:t>SteamVR_Input</w:t>
            </w:r>
            <w:proofErr w:type="spellEnd"/>
          </w:p>
        </w:tc>
        <w:tc>
          <w:tcPr>
            <w:tcW w:w="4474" w:type="dxa"/>
          </w:tcPr>
          <w:p w14:paraId="28122BFB" w14:textId="48AD3BC2" w:rsidR="00930642" w:rsidRPr="00387052" w:rsidRDefault="00580A72" w:rsidP="001700AD">
            <w:pPr>
              <w:spacing w:line="360" w:lineRule="auto"/>
            </w:pPr>
            <w:r>
              <w:t xml:space="preserve">Dieser Ordner wird automatisch von </w:t>
            </w:r>
            <w:proofErr w:type="spellStart"/>
            <w:r>
              <w:t>SteamVR</w:t>
            </w:r>
            <w:proofErr w:type="spellEnd"/>
            <w:r w:rsidR="0049149E">
              <w:t xml:space="preserve"> </w:t>
            </w:r>
            <w:r>
              <w:t>hinzugefügt</w:t>
            </w:r>
            <w:r w:rsidR="006F593E">
              <w:t xml:space="preserve">, </w:t>
            </w:r>
            <w:r w:rsidR="0049149E">
              <w:t>damit die Steuerung der Controller getrackt werden kann.</w:t>
            </w:r>
          </w:p>
        </w:tc>
      </w:tr>
      <w:tr w:rsidR="00930642" w14:paraId="56F41ED3" w14:textId="77777777" w:rsidTr="00930642">
        <w:tc>
          <w:tcPr>
            <w:tcW w:w="4474" w:type="dxa"/>
          </w:tcPr>
          <w:p w14:paraId="060918FC" w14:textId="15F63FE4" w:rsidR="00930642" w:rsidRPr="000E3E0C" w:rsidRDefault="00930642" w:rsidP="00040DDB">
            <w:pPr>
              <w:pStyle w:val="FormatT1000"/>
              <w:rPr>
                <w:b/>
              </w:rPr>
            </w:pPr>
            <w:proofErr w:type="spellStart"/>
            <w:r w:rsidRPr="000E3E0C">
              <w:rPr>
                <w:b/>
              </w:rPr>
              <w:t>Textures</w:t>
            </w:r>
            <w:proofErr w:type="spellEnd"/>
          </w:p>
        </w:tc>
        <w:tc>
          <w:tcPr>
            <w:tcW w:w="4474" w:type="dxa"/>
          </w:tcPr>
          <w:p w14:paraId="261035FE" w14:textId="0C0FD34A" w:rsidR="00930642" w:rsidRPr="00387052" w:rsidRDefault="00FF4628" w:rsidP="001700AD">
            <w:pPr>
              <w:spacing w:line="360" w:lineRule="auto"/>
            </w:pPr>
            <w:r>
              <w:t xml:space="preserve">Texturen </w:t>
            </w:r>
            <w:r w:rsidR="00A4530F">
              <w:t>können beispielsweise auf Materialien gelegt werden.</w:t>
            </w:r>
            <w:r w:rsidR="00892937">
              <w:t xml:space="preserve"> </w:t>
            </w:r>
          </w:p>
        </w:tc>
      </w:tr>
    </w:tbl>
    <w:p w14:paraId="0BC80E34" w14:textId="5A33BC20" w:rsidR="00D132AB" w:rsidRPr="00662E50" w:rsidRDefault="0098153F" w:rsidP="001700AD">
      <w:pPr>
        <w:pStyle w:val="Beschriftung"/>
        <w:spacing w:line="360" w:lineRule="auto"/>
        <w:jc w:val="center"/>
        <w:rPr>
          <w:lang w:eastAsia="de-DE"/>
        </w:rPr>
      </w:pPr>
      <w:bookmarkStart w:id="128" w:name="_Toc6333203"/>
      <w:r>
        <w:t xml:space="preserve">Tabelle </w:t>
      </w:r>
      <w:r w:rsidR="008B420D">
        <w:fldChar w:fldCharType="begin"/>
      </w:r>
      <w:r w:rsidR="008B420D">
        <w:instrText xml:space="preserve"> SEQ Tabelle \* ARABIC </w:instrText>
      </w:r>
      <w:r w:rsidR="008B420D">
        <w:fldChar w:fldCharType="separate"/>
      </w:r>
      <w:r w:rsidR="008B420D">
        <w:rPr>
          <w:noProof/>
        </w:rPr>
        <w:t>2</w:t>
      </w:r>
      <w:r w:rsidR="008B420D">
        <w:fldChar w:fldCharType="end"/>
      </w:r>
      <w:r>
        <w:t xml:space="preserve">: </w:t>
      </w:r>
      <w:r w:rsidR="007F0317">
        <w:t>Ordnerstruktur Unity-Projekt</w:t>
      </w:r>
      <w:bookmarkEnd w:id="128"/>
      <w:r w:rsidR="00D132AB" w:rsidRPr="00067766">
        <w:rPr>
          <w:lang w:val="en-US"/>
        </w:rPr>
        <w:br w:type="page"/>
      </w:r>
    </w:p>
    <w:p w14:paraId="14D59A83" w14:textId="144BC888" w:rsidR="00333011" w:rsidRDefault="0003659E" w:rsidP="005603F2">
      <w:pPr>
        <w:pStyle w:val="berschrift2"/>
        <w:numPr>
          <w:ilvl w:val="1"/>
          <w:numId w:val="1"/>
        </w:numPr>
        <w:spacing w:line="360" w:lineRule="auto"/>
      </w:pPr>
      <w:bookmarkStart w:id="129" w:name="_Toc6168756"/>
      <w:commentRangeStart w:id="130"/>
      <w:r>
        <w:lastRenderedPageBreak/>
        <w:t>Kommunikation mit dem NAO-Roboter</w:t>
      </w:r>
      <w:commentRangeEnd w:id="130"/>
      <w:r w:rsidR="000E5723">
        <w:rPr>
          <w:rStyle w:val="Kommentarzeichen"/>
          <w:rFonts w:asciiTheme="minorHAnsi" w:eastAsiaTheme="minorHAnsi" w:hAnsiTheme="minorHAnsi" w:cstheme="minorBidi"/>
        </w:rPr>
        <w:commentReference w:id="130"/>
      </w:r>
      <w:bookmarkEnd w:id="129"/>
    </w:p>
    <w:p w14:paraId="71514B26" w14:textId="47E1DFC5" w:rsidR="00A306BA" w:rsidRDefault="008768DB" w:rsidP="00040DDB">
      <w:pPr>
        <w:pStyle w:val="FormatT1000"/>
      </w:pPr>
      <w:r>
        <w:t xml:space="preserve">Der wichtigste Aspekt dieser Studienarbeit war die Ermöglichung der Kommunikation mit einem NAO-Roboter. Die Kommunikation wurde umgesetzt </w:t>
      </w:r>
      <w:r w:rsidR="005E18EC">
        <w:t>über die Implementierung einer C++-</w:t>
      </w:r>
      <w:r w:rsidR="0076030A">
        <w:t>Projekt</w:t>
      </w:r>
      <w:r w:rsidR="005E18EC">
        <w:t xml:space="preserve">. Über diese Klasse findet die Anbindung des Roboters sowie die </w:t>
      </w:r>
      <w:r w:rsidR="0041501C">
        <w:t>Steuerung statt</w:t>
      </w:r>
      <w:r w:rsidR="005E18EC">
        <w:t xml:space="preserve">. Damit </w:t>
      </w:r>
      <w:r w:rsidR="00504946">
        <w:t xml:space="preserve">auf die Funktionen des </w:t>
      </w:r>
      <w:proofErr w:type="spellStart"/>
      <w:r w:rsidR="00504946">
        <w:t>NAOqi</w:t>
      </w:r>
      <w:proofErr w:type="spellEnd"/>
      <w:r w:rsidR="00504946">
        <w:t xml:space="preserve">-Frameworks zugegriffen werden kann, muss </w:t>
      </w:r>
      <w:r w:rsidR="003351C6">
        <w:t xml:space="preserve">die </w:t>
      </w:r>
      <w:proofErr w:type="spellStart"/>
      <w:r w:rsidR="003351C6">
        <w:t>NAOqi</w:t>
      </w:r>
      <w:proofErr w:type="spellEnd"/>
      <w:r w:rsidR="003351C6">
        <w:t>-</w:t>
      </w:r>
      <w:r w:rsidR="00FB3CB5">
        <w:t xml:space="preserve">Software Development Kit </w:t>
      </w:r>
      <w:r w:rsidR="0076030A">
        <w:t xml:space="preserve">in das Projekt </w:t>
      </w:r>
      <w:r w:rsidR="003351C6">
        <w:t>eingebunden werden.</w:t>
      </w:r>
      <w:r w:rsidR="00F338A6">
        <w:t xml:space="preserve"> </w:t>
      </w:r>
      <w:r w:rsidR="00C70527">
        <w:t>Dieses Kapitel beschreibt</w:t>
      </w:r>
      <w:r w:rsidR="00A306BA">
        <w:t xml:space="preserve"> die implementierten Funktionalitäten des C++-Projektes. </w:t>
      </w:r>
      <w:r w:rsidR="00E2131B">
        <w:t xml:space="preserve">Das C++-Projekt dient als Grundlage für die Anbindung des Roboters in der virtuellen Umgebung. </w:t>
      </w:r>
      <w:r w:rsidR="00700BCB">
        <w:t>Di</w:t>
      </w:r>
      <w:r w:rsidR="0013727A">
        <w:t xml:space="preserve">e Klasse </w:t>
      </w:r>
      <w:r w:rsidR="00C05ECF">
        <w:t>wurde als Klassenbibliothek (.</w:t>
      </w:r>
      <w:proofErr w:type="spellStart"/>
      <w:r w:rsidR="00C05ECF">
        <w:t>dll</w:t>
      </w:r>
      <w:proofErr w:type="spellEnd"/>
      <w:r w:rsidR="00C05ECF">
        <w:t>) in Unity eingebunden und stellt so die implementierten Funktionalitäten zur Verfügung. Im nächsten Kapitel wird beschrieben, wie auf die implementierten Methoden in Unity zugegriffen werden kann.</w:t>
      </w:r>
    </w:p>
    <w:p w14:paraId="3F52719E" w14:textId="77777777" w:rsidR="00C05ECF" w:rsidRDefault="00C05ECF" w:rsidP="00040DDB">
      <w:pPr>
        <w:pStyle w:val="FormatT1000"/>
      </w:pPr>
    </w:p>
    <w:p w14:paraId="12F08D96" w14:textId="6F6989F3" w:rsidR="00C01DF5" w:rsidRDefault="005B31AA" w:rsidP="00040DDB">
      <w:pPr>
        <w:pStyle w:val="FormatT1000"/>
      </w:pPr>
      <w:r>
        <w:t xml:space="preserve">Das </w:t>
      </w:r>
      <w:proofErr w:type="spellStart"/>
      <w:r w:rsidR="00A64317">
        <w:t>NAOqi</w:t>
      </w:r>
      <w:proofErr w:type="spellEnd"/>
      <w:r>
        <w:t xml:space="preserve">-Framework </w:t>
      </w:r>
      <w:r w:rsidR="005A46F6">
        <w:t xml:space="preserve">beinhaltet verschiedene </w:t>
      </w:r>
      <w:r w:rsidR="00844C05">
        <w:t xml:space="preserve">Kernmodule, auf die bei der Implementierung einer Anwendung </w:t>
      </w:r>
      <w:r w:rsidR="00B12039">
        <w:t xml:space="preserve">zur Steuerung des Roboters </w:t>
      </w:r>
      <w:r w:rsidR="00A64317">
        <w:t>zugegriffen werden kann</w:t>
      </w:r>
      <w:r w:rsidR="00844C05">
        <w:t xml:space="preserve">. </w:t>
      </w:r>
      <w:r w:rsidR="00ED289E">
        <w:t xml:space="preserve">Nachfolgend eine Übersicht über </w:t>
      </w:r>
      <w:r w:rsidR="007F33C3">
        <w:t xml:space="preserve">die </w:t>
      </w:r>
      <w:r w:rsidR="00412BE6">
        <w:t xml:space="preserve">Programmierschnittstellen </w:t>
      </w:r>
      <w:r w:rsidR="007F33C3">
        <w:t xml:space="preserve">der </w:t>
      </w:r>
      <w:proofErr w:type="spellStart"/>
      <w:r w:rsidR="007F33C3">
        <w:t>NAOqi</w:t>
      </w:r>
      <w:proofErr w:type="spellEnd"/>
      <w:r w:rsidR="0054253C">
        <w:t xml:space="preserve">, </w:t>
      </w:r>
      <w:r w:rsidR="00ED289E">
        <w:t xml:space="preserve">auf welche in dem C++-Projekt zur Umsetzung der Anforderungen </w:t>
      </w:r>
      <w:r w:rsidR="00A64317">
        <w:t xml:space="preserve">der Anwendung </w:t>
      </w:r>
      <w:r w:rsidR="00ED289E">
        <w:t>zugegriffen wurde:</w:t>
      </w:r>
    </w:p>
    <w:tbl>
      <w:tblPr>
        <w:tblStyle w:val="Tabellenraster"/>
        <w:tblW w:w="0" w:type="auto"/>
        <w:tblLook w:val="04A0" w:firstRow="1" w:lastRow="0" w:firstColumn="1" w:lastColumn="0" w:noHBand="0" w:noVBand="1"/>
      </w:tblPr>
      <w:tblGrid>
        <w:gridCol w:w="2830"/>
        <w:gridCol w:w="6118"/>
      </w:tblGrid>
      <w:tr w:rsidR="00C70527" w14:paraId="05F2878B" w14:textId="77777777" w:rsidTr="00E326A3">
        <w:tc>
          <w:tcPr>
            <w:tcW w:w="2830" w:type="dxa"/>
          </w:tcPr>
          <w:p w14:paraId="3403F4C3" w14:textId="1C601FAC" w:rsidR="00C70527" w:rsidRPr="00E326A3" w:rsidRDefault="00C70527" w:rsidP="00E326A3">
            <w:pPr>
              <w:pStyle w:val="FormatT1000"/>
              <w:jc w:val="center"/>
              <w:rPr>
                <w:b/>
              </w:rPr>
            </w:pPr>
            <w:proofErr w:type="spellStart"/>
            <w:r w:rsidRPr="00E326A3">
              <w:rPr>
                <w:b/>
              </w:rPr>
              <w:t>NAOqi</w:t>
            </w:r>
            <w:proofErr w:type="spellEnd"/>
            <w:r w:rsidR="0054253C" w:rsidRPr="00E326A3">
              <w:rPr>
                <w:b/>
              </w:rPr>
              <w:t xml:space="preserve"> </w:t>
            </w:r>
            <w:r w:rsidR="002503E6" w:rsidRPr="00E326A3">
              <w:rPr>
                <w:b/>
              </w:rPr>
              <w:t>Module</w:t>
            </w:r>
          </w:p>
        </w:tc>
        <w:tc>
          <w:tcPr>
            <w:tcW w:w="6118" w:type="dxa"/>
          </w:tcPr>
          <w:p w14:paraId="16D1B3FC" w14:textId="270EDA66" w:rsidR="00C70527" w:rsidRPr="00E326A3" w:rsidRDefault="00C70527" w:rsidP="00E326A3">
            <w:pPr>
              <w:pStyle w:val="FormatT1000"/>
              <w:jc w:val="center"/>
              <w:rPr>
                <w:b/>
              </w:rPr>
            </w:pPr>
            <w:r w:rsidRPr="00E326A3">
              <w:rPr>
                <w:b/>
              </w:rPr>
              <w:t>Beschreibung</w:t>
            </w:r>
          </w:p>
        </w:tc>
      </w:tr>
      <w:tr w:rsidR="00C70527" w14:paraId="302C2B78" w14:textId="77777777" w:rsidTr="00E326A3">
        <w:tc>
          <w:tcPr>
            <w:tcW w:w="2830" w:type="dxa"/>
          </w:tcPr>
          <w:p w14:paraId="44468D6D" w14:textId="7EAF553C" w:rsidR="00C70527" w:rsidRDefault="00A64317" w:rsidP="00040DDB">
            <w:pPr>
              <w:pStyle w:val="FormatT1000"/>
            </w:pPr>
            <w:proofErr w:type="spellStart"/>
            <w:r>
              <w:t>ALRobotPosture</w:t>
            </w:r>
            <w:proofErr w:type="spellEnd"/>
          </w:p>
        </w:tc>
        <w:tc>
          <w:tcPr>
            <w:tcW w:w="6118" w:type="dxa"/>
          </w:tcPr>
          <w:p w14:paraId="5C077520" w14:textId="79FD2468" w:rsidR="00954023" w:rsidRDefault="00040DDB" w:rsidP="00040DDB">
            <w:pPr>
              <w:pStyle w:val="FormatT1000"/>
              <w:spacing w:line="240" w:lineRule="auto"/>
            </w:pPr>
            <w:r w:rsidRPr="00040DDB">
              <w:t xml:space="preserve">Das Modul enthält diverse Methoden, um </w:t>
            </w:r>
            <w:r>
              <w:t xml:space="preserve">den Roboter vordefinierte </w:t>
            </w:r>
            <w:r w:rsidR="00E25801">
              <w:t xml:space="preserve">Posen einnehmen zu lassen. </w:t>
            </w:r>
            <w:r w:rsidR="00232493">
              <w:t>Dafür bestimmt der Roboter zunächst seine eigene Pose und wendet anschließend die definierte Pose des Anwenders an.</w:t>
            </w:r>
            <w:r w:rsidR="00E326A3">
              <w:t xml:space="preserve"> Jede Pose ist spezifiziert durch eine eindeutige </w:t>
            </w:r>
            <w:r w:rsidR="00B453B6">
              <w:t xml:space="preserve">Gelenk- und Sensorkonfiguration. </w:t>
            </w:r>
          </w:p>
          <w:p w14:paraId="7F6A90CE" w14:textId="08E600CC" w:rsidR="00954023" w:rsidRDefault="00954023" w:rsidP="00040DDB">
            <w:pPr>
              <w:pStyle w:val="FormatT1000"/>
              <w:spacing w:line="240" w:lineRule="auto"/>
            </w:pPr>
          </w:p>
          <w:p w14:paraId="7AB94582" w14:textId="77777777" w:rsidR="00C05ECF" w:rsidRDefault="00C05ECF" w:rsidP="00040DDB">
            <w:pPr>
              <w:pStyle w:val="FormatT1000"/>
              <w:spacing w:line="240" w:lineRule="auto"/>
            </w:pPr>
          </w:p>
          <w:p w14:paraId="2E712F40" w14:textId="25252C89" w:rsidR="00954023" w:rsidRDefault="00B453B6" w:rsidP="00040DDB">
            <w:pPr>
              <w:pStyle w:val="FormatT1000"/>
              <w:spacing w:line="240" w:lineRule="auto"/>
              <w:rPr>
                <w:i/>
              </w:rPr>
            </w:pPr>
            <w:r>
              <w:t xml:space="preserve">Der Aufruf erfolgt über folgende Methode: </w:t>
            </w:r>
            <w:hyperlink r:id="rId29" w:anchor="ALRobotPostureProxy::goToPosture__ssC.floatC" w:tooltip="ALRobotPostureProxy::goToPosture" w:history="1">
              <w:proofErr w:type="spellStart"/>
              <w:r w:rsidR="00954023" w:rsidRPr="00954023">
                <w:rPr>
                  <w:rStyle w:val="pre"/>
                  <w:rFonts w:ascii="Courier New" w:hAnsi="Courier New" w:cs="Courier New"/>
                  <w:i/>
                  <w:sz w:val="20"/>
                  <w:szCs w:val="20"/>
                  <w:u w:val="single"/>
                </w:rPr>
                <w:t>ALRobotPostureProxy</w:t>
              </w:r>
              <w:proofErr w:type="spellEnd"/>
              <w:r w:rsidR="00954023" w:rsidRPr="00954023">
                <w:rPr>
                  <w:rStyle w:val="pre"/>
                  <w:rFonts w:ascii="Courier New" w:hAnsi="Courier New" w:cs="Courier New"/>
                  <w:i/>
                  <w:sz w:val="20"/>
                  <w:szCs w:val="20"/>
                  <w:u w:val="single"/>
                </w:rPr>
                <w:t>::</w:t>
              </w:r>
              <w:proofErr w:type="spellStart"/>
              <w:r w:rsidR="00954023" w:rsidRPr="00954023">
                <w:rPr>
                  <w:rStyle w:val="pre"/>
                  <w:rFonts w:ascii="Courier New" w:hAnsi="Courier New" w:cs="Courier New"/>
                  <w:i/>
                  <w:sz w:val="20"/>
                  <w:szCs w:val="20"/>
                  <w:u w:val="single"/>
                </w:rPr>
                <w:t>goToPosture</w:t>
              </w:r>
              <w:proofErr w:type="spellEnd"/>
            </w:hyperlink>
          </w:p>
          <w:p w14:paraId="1E2A4A6E" w14:textId="22AEF46B" w:rsidR="00954023" w:rsidRPr="00954023" w:rsidRDefault="00954023" w:rsidP="005D6E04">
            <w:pPr>
              <w:pStyle w:val="FormatT1000"/>
              <w:spacing w:line="240" w:lineRule="auto"/>
            </w:pPr>
            <w:r>
              <w:t>Als Parameter kann die gewünschte Pose des Roboters übergeben werden („</w:t>
            </w:r>
            <w:proofErr w:type="spellStart"/>
            <w:r>
              <w:t>Crouch</w:t>
            </w:r>
            <w:proofErr w:type="spellEnd"/>
            <w:r>
              <w:t>“, „</w:t>
            </w:r>
            <w:proofErr w:type="spellStart"/>
            <w:r>
              <w:t>LyingBack</w:t>
            </w:r>
            <w:proofErr w:type="spellEnd"/>
            <w:r>
              <w:t>“, „</w:t>
            </w:r>
            <w:proofErr w:type="spellStart"/>
            <w:r>
              <w:t>StandInit</w:t>
            </w:r>
            <w:proofErr w:type="spellEnd"/>
            <w:r>
              <w:t>“, etc.).</w:t>
            </w:r>
            <w:r>
              <w:rPr>
                <w:rStyle w:val="Funotenzeichen"/>
              </w:rPr>
              <w:footnoteReference w:id="27"/>
            </w:r>
          </w:p>
          <w:p w14:paraId="61AC75B2" w14:textId="58DD8733" w:rsidR="00C05ECF" w:rsidRPr="00954023" w:rsidRDefault="00C05ECF" w:rsidP="00040DDB">
            <w:pPr>
              <w:pStyle w:val="FormatT1000"/>
              <w:spacing w:line="240" w:lineRule="auto"/>
              <w:rPr>
                <w:i/>
              </w:rPr>
            </w:pPr>
          </w:p>
        </w:tc>
      </w:tr>
      <w:tr w:rsidR="00C70527" w14:paraId="174F8A73" w14:textId="77777777" w:rsidTr="00E326A3">
        <w:tc>
          <w:tcPr>
            <w:tcW w:w="2830" w:type="dxa"/>
          </w:tcPr>
          <w:p w14:paraId="298C7376" w14:textId="1D5AE5B7" w:rsidR="00C70527" w:rsidRDefault="008B420D" w:rsidP="00040DDB">
            <w:pPr>
              <w:pStyle w:val="FormatT1000"/>
            </w:pPr>
            <w:proofErr w:type="spellStart"/>
            <w:r>
              <w:lastRenderedPageBreak/>
              <w:t>ALMotion</w:t>
            </w:r>
            <w:proofErr w:type="spellEnd"/>
          </w:p>
        </w:tc>
        <w:tc>
          <w:tcPr>
            <w:tcW w:w="6118" w:type="dxa"/>
          </w:tcPr>
          <w:p w14:paraId="0C3639AE" w14:textId="0B356C15" w:rsidR="00C05ECF" w:rsidRPr="00040DDB" w:rsidRDefault="005D6E04" w:rsidP="00066ED2">
            <w:pPr>
              <w:pStyle w:val="FormatT1000"/>
              <w:spacing w:line="240" w:lineRule="auto"/>
            </w:pPr>
            <w:r>
              <w:t xml:space="preserve">Das Modul </w:t>
            </w:r>
            <w:proofErr w:type="spellStart"/>
            <w:r>
              <w:t>ALMotion</w:t>
            </w:r>
            <w:proofErr w:type="spellEnd"/>
            <w:r>
              <w:t xml:space="preserve"> definiert Methoden, die die Steuerung der Bewegungen des Roboters vereinfachen. </w:t>
            </w:r>
            <w:r w:rsidR="00066ED2">
              <w:t>Beispielsweise kann die Position der Gelenke, die Steuerung von Bewegungen oder die Vermeidung von Kollisionen reguliert werden.</w:t>
            </w:r>
            <w:r w:rsidR="00F91124">
              <w:t xml:space="preserve"> </w:t>
            </w:r>
            <w:r w:rsidR="00F91124">
              <w:rPr>
                <w:rStyle w:val="Funotenzeichen"/>
              </w:rPr>
              <w:footnoteReference w:id="28"/>
            </w:r>
          </w:p>
        </w:tc>
      </w:tr>
      <w:tr w:rsidR="00C70527" w14:paraId="1F25DDFC" w14:textId="77777777" w:rsidTr="00E326A3">
        <w:tc>
          <w:tcPr>
            <w:tcW w:w="2830" w:type="dxa"/>
          </w:tcPr>
          <w:p w14:paraId="617F2721" w14:textId="28631A65" w:rsidR="00C70527" w:rsidRDefault="008B420D" w:rsidP="00040DDB">
            <w:pPr>
              <w:pStyle w:val="FormatT1000"/>
            </w:pPr>
            <w:proofErr w:type="spellStart"/>
            <w:r>
              <w:t>ALVideoDevice</w:t>
            </w:r>
            <w:proofErr w:type="spellEnd"/>
          </w:p>
        </w:tc>
        <w:tc>
          <w:tcPr>
            <w:tcW w:w="6118" w:type="dxa"/>
          </w:tcPr>
          <w:p w14:paraId="62F22C8B" w14:textId="78467F55" w:rsidR="00C70527" w:rsidRDefault="00A704D1" w:rsidP="00A704D1">
            <w:pPr>
              <w:pStyle w:val="FormatT1000"/>
              <w:spacing w:line="240" w:lineRule="auto"/>
            </w:pPr>
            <w:r>
              <w:t xml:space="preserve">Dieses Modul ist für die Kameraübertragung des Roboters zuständig. </w:t>
            </w:r>
            <w:r w:rsidR="000A453B">
              <w:t xml:space="preserve">Eingesetzt kann das Modul beispielsweise für die Gesichtserkennung. </w:t>
            </w:r>
            <w:r w:rsidR="00991ED2">
              <w:t>Bei der Erstellung einer Proxy, um Zugriff auf die Methoden zu bekommen, können verschiedene Parameter definiert werden</w:t>
            </w:r>
            <w:r w:rsidR="00BB255B">
              <w:t xml:space="preserve"> (</w:t>
            </w:r>
            <w:proofErr w:type="spellStart"/>
            <w:r w:rsidR="00BB255B">
              <w:t>Ausflösung</w:t>
            </w:r>
            <w:proofErr w:type="spellEnd"/>
            <w:r w:rsidR="00BB255B">
              <w:t>, Farbraum, etc.)</w:t>
            </w:r>
            <w:r w:rsidR="00EA74E4">
              <w:t>.</w:t>
            </w:r>
          </w:p>
          <w:p w14:paraId="438FEA6C" w14:textId="77777777" w:rsidR="00EA74E4" w:rsidRDefault="00EA74E4" w:rsidP="00A704D1">
            <w:pPr>
              <w:pStyle w:val="FormatT1000"/>
              <w:spacing w:line="240" w:lineRule="auto"/>
            </w:pPr>
          </w:p>
          <w:p w14:paraId="2FD1886D" w14:textId="77777777" w:rsidR="00EA74E4" w:rsidRDefault="00EA74E4" w:rsidP="00A704D1">
            <w:pPr>
              <w:pStyle w:val="FormatT1000"/>
              <w:spacing w:line="240" w:lineRule="auto"/>
            </w:pPr>
            <w:r>
              <w:t>Wichtige Methoden:</w:t>
            </w:r>
          </w:p>
          <w:p w14:paraId="08379519" w14:textId="7FF27576" w:rsidR="00EA74E4" w:rsidRPr="004459CA" w:rsidRDefault="00700CFA" w:rsidP="005603F2">
            <w:pPr>
              <w:pStyle w:val="FormatT1000"/>
              <w:numPr>
                <w:ilvl w:val="0"/>
                <w:numId w:val="13"/>
              </w:numPr>
              <w:spacing w:line="240" w:lineRule="auto"/>
            </w:pPr>
            <w:proofErr w:type="spellStart"/>
            <w:r w:rsidRPr="004459CA">
              <w:rPr>
                <w:i/>
              </w:rPr>
              <w:t>ALVideoDeviceProxy</w:t>
            </w:r>
            <w:proofErr w:type="spellEnd"/>
            <w:r w:rsidRPr="004459CA">
              <w:rPr>
                <w:i/>
              </w:rPr>
              <w:t>::</w:t>
            </w:r>
            <w:proofErr w:type="spellStart"/>
            <w:r w:rsidRPr="004459CA">
              <w:rPr>
                <w:i/>
              </w:rPr>
              <w:t>subscribeCamera</w:t>
            </w:r>
            <w:proofErr w:type="spellEnd"/>
            <w:r w:rsidRPr="004459CA">
              <w:t>:</w:t>
            </w:r>
            <w:r w:rsidR="00914860" w:rsidRPr="004459CA">
              <w:t xml:space="preserve"> </w:t>
            </w:r>
            <w:r w:rsidR="0099589E" w:rsidRPr="004459CA">
              <w:br/>
              <w:t>Registrieren eines Videomoduls z</w:t>
            </w:r>
            <w:r w:rsidR="004459CA" w:rsidRPr="004459CA">
              <w:t xml:space="preserve">u </w:t>
            </w:r>
            <w:proofErr w:type="spellStart"/>
            <w:r w:rsidR="004459CA" w:rsidRPr="004459CA">
              <w:t>ALVideoDevice</w:t>
            </w:r>
            <w:proofErr w:type="spellEnd"/>
            <w:r w:rsidR="004459CA" w:rsidRPr="004459CA">
              <w:t>. Die R</w:t>
            </w:r>
            <w:r w:rsidR="004459CA">
              <w:t>ohdaten des Bildes werden in dem definierten Format gespeichert.</w:t>
            </w:r>
          </w:p>
          <w:p w14:paraId="34457026" w14:textId="3FA7C082" w:rsidR="00700CFA" w:rsidRPr="00964A2C" w:rsidRDefault="00B4339F" w:rsidP="005603F2">
            <w:pPr>
              <w:pStyle w:val="FormatT1000"/>
              <w:numPr>
                <w:ilvl w:val="0"/>
                <w:numId w:val="13"/>
              </w:numPr>
              <w:spacing w:line="240" w:lineRule="auto"/>
              <w:rPr>
                <w:i/>
              </w:rPr>
            </w:pPr>
            <w:proofErr w:type="spellStart"/>
            <w:r w:rsidRPr="00964A2C">
              <w:rPr>
                <w:i/>
              </w:rPr>
              <w:t>ALVideoDeviceProxy</w:t>
            </w:r>
            <w:proofErr w:type="spellEnd"/>
            <w:r w:rsidRPr="00964A2C">
              <w:rPr>
                <w:i/>
              </w:rPr>
              <w:t>::</w:t>
            </w:r>
            <w:proofErr w:type="spellStart"/>
            <w:r w:rsidRPr="00964A2C">
              <w:rPr>
                <w:i/>
              </w:rPr>
              <w:t>getImageRemote</w:t>
            </w:r>
            <w:proofErr w:type="spellEnd"/>
            <w:r w:rsidRPr="00964A2C">
              <w:rPr>
                <w:i/>
              </w:rPr>
              <w:t>:</w:t>
            </w:r>
            <w:r w:rsidR="0099589E" w:rsidRPr="00964A2C">
              <w:rPr>
                <w:i/>
              </w:rPr>
              <w:br/>
            </w:r>
            <w:r w:rsidR="00964A2C" w:rsidRPr="00964A2C">
              <w:t>Abrufen des letzte</w:t>
            </w:r>
            <w:r w:rsidR="00964A2C">
              <w:t xml:space="preserve">n Bildes des Roboters. </w:t>
            </w:r>
          </w:p>
          <w:p w14:paraId="5BADF4F9" w14:textId="77777777" w:rsidR="005603F2" w:rsidRDefault="00B4339F" w:rsidP="005603F2">
            <w:pPr>
              <w:pStyle w:val="FormatT1000"/>
              <w:numPr>
                <w:ilvl w:val="0"/>
                <w:numId w:val="13"/>
              </w:numPr>
              <w:spacing w:line="240" w:lineRule="auto"/>
            </w:pPr>
            <w:proofErr w:type="spellStart"/>
            <w:r w:rsidRPr="00CE224D">
              <w:rPr>
                <w:i/>
              </w:rPr>
              <w:t>ALVideoDeviceProxy</w:t>
            </w:r>
            <w:proofErr w:type="spellEnd"/>
            <w:r w:rsidRPr="00CE224D">
              <w:rPr>
                <w:i/>
              </w:rPr>
              <w:t>::</w:t>
            </w:r>
            <w:proofErr w:type="spellStart"/>
            <w:r w:rsidRPr="00CE224D">
              <w:rPr>
                <w:i/>
              </w:rPr>
              <w:t>releaseImage</w:t>
            </w:r>
            <w:proofErr w:type="spellEnd"/>
            <w:r w:rsidRPr="00CE224D">
              <w:rPr>
                <w:i/>
              </w:rPr>
              <w:t>:</w:t>
            </w:r>
            <w:r w:rsidR="0099589E" w:rsidRPr="00CE224D">
              <w:rPr>
                <w:i/>
              </w:rPr>
              <w:br/>
            </w:r>
            <w:r w:rsidR="00CE224D" w:rsidRPr="00CE224D">
              <w:t>Freigabe des Bild-</w:t>
            </w:r>
            <w:r w:rsidR="00FC4D19">
              <w:t>P</w:t>
            </w:r>
            <w:r w:rsidR="00CE224D" w:rsidRPr="00CE224D">
              <w:t>uffers, welcher vom</w:t>
            </w:r>
            <w:r w:rsidR="00CE224D">
              <w:t xml:space="preserve"> </w:t>
            </w:r>
            <w:proofErr w:type="spellStart"/>
            <w:r w:rsidR="00CE224D">
              <w:t>subscribeCamera</w:t>
            </w:r>
            <w:proofErr w:type="spellEnd"/>
            <w:r w:rsidR="00CE224D">
              <w:t xml:space="preserve"> </w:t>
            </w:r>
            <w:r w:rsidR="00FC4D19">
              <w:t>blockiert wurde.</w:t>
            </w:r>
            <w:r w:rsidR="005603F2">
              <w:rPr>
                <w:rStyle w:val="Funotenzeichen"/>
              </w:rPr>
              <w:footnoteReference w:id="29"/>
            </w:r>
          </w:p>
          <w:p w14:paraId="340203D7" w14:textId="63BC72CC" w:rsidR="007F2382" w:rsidRPr="009700D2" w:rsidRDefault="007F2382" w:rsidP="005603F2">
            <w:pPr>
              <w:pStyle w:val="FormatT1000"/>
              <w:numPr>
                <w:ilvl w:val="0"/>
                <w:numId w:val="13"/>
              </w:numPr>
              <w:spacing w:line="240" w:lineRule="auto"/>
            </w:pPr>
            <w:proofErr w:type="spellStart"/>
            <w:r w:rsidRPr="004459CA">
              <w:rPr>
                <w:i/>
              </w:rPr>
              <w:t>ALVideoDeviceProxy</w:t>
            </w:r>
            <w:proofErr w:type="spellEnd"/>
            <w:r w:rsidRPr="004459CA">
              <w:rPr>
                <w:i/>
              </w:rPr>
              <w:t>::</w:t>
            </w:r>
            <w:proofErr w:type="spellStart"/>
            <w:r>
              <w:rPr>
                <w:i/>
              </w:rPr>
              <w:t>un</w:t>
            </w:r>
            <w:r w:rsidRPr="004459CA">
              <w:rPr>
                <w:i/>
              </w:rPr>
              <w:t>subscribe</w:t>
            </w:r>
            <w:proofErr w:type="spellEnd"/>
            <w:r>
              <w:rPr>
                <w:i/>
              </w:rPr>
              <w:t>:</w:t>
            </w:r>
          </w:p>
          <w:p w14:paraId="660D1685" w14:textId="3848945F" w:rsidR="00C05ECF" w:rsidRPr="00040DDB" w:rsidRDefault="00023E65" w:rsidP="00C05ECF">
            <w:pPr>
              <w:pStyle w:val="FormatT1000"/>
              <w:spacing w:line="240" w:lineRule="auto"/>
              <w:ind w:left="360"/>
            </w:pPr>
            <w:r>
              <w:t xml:space="preserve">Abmeldung des angemeldeten Video-Moduls von </w:t>
            </w:r>
            <w:proofErr w:type="spellStart"/>
            <w:r>
              <w:t>ALVideoDevice</w:t>
            </w:r>
            <w:proofErr w:type="spellEnd"/>
            <w:r>
              <w:t>.</w:t>
            </w:r>
            <w:r w:rsidR="007F2382">
              <w:rPr>
                <w:rStyle w:val="Funotenzeichen"/>
              </w:rPr>
              <w:footnoteReference w:id="30"/>
            </w:r>
          </w:p>
        </w:tc>
      </w:tr>
      <w:tr w:rsidR="00C70527" w14:paraId="407CFADD" w14:textId="77777777" w:rsidTr="00E326A3">
        <w:tc>
          <w:tcPr>
            <w:tcW w:w="2830" w:type="dxa"/>
          </w:tcPr>
          <w:p w14:paraId="0AC1D515" w14:textId="5F4D236F" w:rsidR="00C70527" w:rsidRDefault="008B420D" w:rsidP="00040DDB">
            <w:pPr>
              <w:pStyle w:val="FormatT1000"/>
            </w:pPr>
            <w:proofErr w:type="spellStart"/>
            <w:r>
              <w:t>ALTextToSpeech</w:t>
            </w:r>
            <w:proofErr w:type="spellEnd"/>
          </w:p>
        </w:tc>
        <w:tc>
          <w:tcPr>
            <w:tcW w:w="6118" w:type="dxa"/>
          </w:tcPr>
          <w:p w14:paraId="1CACA6DF" w14:textId="77777777" w:rsidR="00C70527" w:rsidRDefault="0054164A" w:rsidP="0054164A">
            <w:pPr>
              <w:pStyle w:val="FormatT1000"/>
              <w:spacing w:line="240" w:lineRule="auto"/>
            </w:pPr>
            <w:r>
              <w:t xml:space="preserve">Das Modul ermöglicht es dem Roboter, zu sprechen. Der Benutzer kann </w:t>
            </w:r>
            <w:r w:rsidR="002D06BE">
              <w:t>Strings definieren, die als Kommandos an den NAO geschickt werden. Der Roboter spricht anschließend die Wörter nach.</w:t>
            </w:r>
            <w:r w:rsidR="00072568">
              <w:t xml:space="preserve"> </w:t>
            </w:r>
            <w:r w:rsidR="00072568">
              <w:rPr>
                <w:rStyle w:val="Funotenzeichen"/>
              </w:rPr>
              <w:footnoteReference w:id="31"/>
            </w:r>
          </w:p>
          <w:p w14:paraId="276B0958" w14:textId="77777777" w:rsidR="00705D65" w:rsidRDefault="00705D65" w:rsidP="0054164A">
            <w:pPr>
              <w:pStyle w:val="FormatT1000"/>
              <w:spacing w:line="240" w:lineRule="auto"/>
            </w:pPr>
          </w:p>
          <w:p w14:paraId="37A47AFD" w14:textId="16270306" w:rsidR="00705D65" w:rsidRDefault="00705D65" w:rsidP="0054164A">
            <w:pPr>
              <w:pStyle w:val="FormatT1000"/>
              <w:spacing w:line="240" w:lineRule="auto"/>
              <w:rPr>
                <w:i/>
              </w:rPr>
            </w:pPr>
            <w:r>
              <w:t>In der C++-Klasse wurde folgende Methode eingesetzt:</w:t>
            </w:r>
            <w:r w:rsidR="007F2382">
              <w:t xml:space="preserve"> </w:t>
            </w:r>
            <w:r w:rsidR="007F2382">
              <w:br/>
            </w:r>
            <w:proofErr w:type="spellStart"/>
            <w:r w:rsidR="007F2382">
              <w:rPr>
                <w:i/>
              </w:rPr>
              <w:t>ALTextToSpeechProxy</w:t>
            </w:r>
            <w:proofErr w:type="spellEnd"/>
            <w:r w:rsidR="007F2382">
              <w:rPr>
                <w:i/>
              </w:rPr>
              <w:t>::</w:t>
            </w:r>
            <w:proofErr w:type="spellStart"/>
            <w:r w:rsidR="007F2382">
              <w:rPr>
                <w:i/>
              </w:rPr>
              <w:t>say</w:t>
            </w:r>
            <w:proofErr w:type="spellEnd"/>
          </w:p>
          <w:p w14:paraId="49183383" w14:textId="233B6FC5" w:rsidR="00C05ECF" w:rsidRPr="00040DDB" w:rsidRDefault="007F2382" w:rsidP="0054164A">
            <w:pPr>
              <w:pStyle w:val="FormatT1000"/>
              <w:spacing w:line="240" w:lineRule="auto"/>
            </w:pPr>
            <w:r>
              <w:t xml:space="preserve">Über den Methodenaufruf kann </w:t>
            </w:r>
            <w:r w:rsidR="00A4233A">
              <w:t>ein String spezifiziert werden, der von dem Roboter gesagt werden soll.</w:t>
            </w:r>
          </w:p>
        </w:tc>
      </w:tr>
    </w:tbl>
    <w:p w14:paraId="68FE18D0" w14:textId="7DFF7E97" w:rsidR="00C01DF5" w:rsidRPr="00C01DF5" w:rsidRDefault="008B420D" w:rsidP="00C01DF5">
      <w:pPr>
        <w:pStyle w:val="Beschriftung"/>
        <w:jc w:val="center"/>
      </w:pPr>
      <w:bookmarkStart w:id="131" w:name="_Toc6333204"/>
      <w:r>
        <w:t xml:space="preserve">Tabelle </w:t>
      </w:r>
      <w:r>
        <w:fldChar w:fldCharType="begin"/>
      </w:r>
      <w:r>
        <w:instrText xml:space="preserve"> SEQ Tabelle \* ARABIC </w:instrText>
      </w:r>
      <w:r>
        <w:fldChar w:fldCharType="separate"/>
      </w:r>
      <w:r>
        <w:rPr>
          <w:noProof/>
        </w:rPr>
        <w:t>3</w:t>
      </w:r>
      <w:r>
        <w:fldChar w:fldCharType="end"/>
      </w:r>
      <w:r>
        <w:t xml:space="preserve">: </w:t>
      </w:r>
      <w:r w:rsidR="006C1F40">
        <w:t xml:space="preserve">Kernmodule des </w:t>
      </w:r>
      <w:proofErr w:type="spellStart"/>
      <w:r w:rsidR="006C1F40">
        <w:t>NAOqi</w:t>
      </w:r>
      <w:proofErr w:type="spellEnd"/>
      <w:r w:rsidR="006C1F40">
        <w:t>-Frameworks</w:t>
      </w:r>
      <w:bookmarkEnd w:id="131"/>
    </w:p>
    <w:p w14:paraId="34A20DB9" w14:textId="03088D42" w:rsidR="00227348" w:rsidRDefault="008B596B" w:rsidP="00040DDB">
      <w:pPr>
        <w:pStyle w:val="FormatT1000"/>
      </w:pPr>
      <w:r>
        <w:lastRenderedPageBreak/>
        <w:t xml:space="preserve">Über die </w:t>
      </w:r>
      <w:r w:rsidR="00C01DF5">
        <w:t>in der Tabelle</w:t>
      </w:r>
      <w:r>
        <w:t xml:space="preserve"> dargestellten </w:t>
      </w:r>
      <w:proofErr w:type="spellStart"/>
      <w:r>
        <w:t>NAOqi</w:t>
      </w:r>
      <w:proofErr w:type="spellEnd"/>
      <w:r>
        <w:t>-Module erfolgt in der implementierten</w:t>
      </w:r>
      <w:r w:rsidR="00C01DF5">
        <w:t xml:space="preserve"> </w:t>
      </w:r>
      <w:r>
        <w:t xml:space="preserve">C++-Klasse die Steuerung des Roboters. Die Anbindung zu dem Roboter wird jeweils ermöglicht, durch die Erstellung </w:t>
      </w:r>
      <w:r w:rsidR="00996F31">
        <w:t xml:space="preserve">eines </w:t>
      </w:r>
      <w:r w:rsidR="00790FDA">
        <w:t>Proxys</w:t>
      </w:r>
      <w:r w:rsidR="00C01DF5">
        <w:t xml:space="preserve"> des jeweiligen Moduls. Dabei </w:t>
      </w:r>
      <w:r w:rsidR="000C7ECB">
        <w:t>müssen</w:t>
      </w:r>
      <w:r w:rsidR="00C01DF5">
        <w:t xml:space="preserve"> lediglich die IP-Adresse und die Portnummer des zur Verfügung stehenden NAO-Roboters angegeben werden. </w:t>
      </w:r>
      <w:r w:rsidR="00891B4B">
        <w:t xml:space="preserve">Durch diese Angabe kann der Roboter eindeutig identifiziert werden und an das Programm angebunden werden. </w:t>
      </w:r>
    </w:p>
    <w:p w14:paraId="72B8EC6A" w14:textId="77777777" w:rsidR="0049394D" w:rsidRDefault="0049394D" w:rsidP="00040DDB">
      <w:pPr>
        <w:pStyle w:val="FormatT1000"/>
      </w:pPr>
    </w:p>
    <w:p w14:paraId="688061D0" w14:textId="36BB0034" w:rsidR="0049394D" w:rsidRPr="00B319A2" w:rsidRDefault="0049394D" w:rsidP="001700AD">
      <w:pPr>
        <w:spacing w:line="360" w:lineRule="auto"/>
        <w:rPr>
          <w:rFonts w:eastAsiaTheme="minorEastAsia"/>
          <w:color w:val="FF0000"/>
          <w:sz w:val="24"/>
          <w:szCs w:val="24"/>
          <w:lang w:eastAsia="de-DE" w:bidi="en-US"/>
        </w:rPr>
      </w:pPr>
      <w:r w:rsidRPr="00B319A2">
        <w:rPr>
          <w:rFonts w:eastAsiaTheme="minorEastAsia"/>
          <w:color w:val="FF0000"/>
          <w:sz w:val="24"/>
          <w:szCs w:val="24"/>
          <w:lang w:eastAsia="de-DE" w:bidi="en-US"/>
        </w:rPr>
        <w:t>Methoden der C++-Klasse erklären</w:t>
      </w:r>
      <w:r w:rsidR="00580B20" w:rsidRPr="00B319A2">
        <w:rPr>
          <w:rFonts w:eastAsiaTheme="minorEastAsia"/>
          <w:color w:val="FF0000"/>
          <w:sz w:val="24"/>
          <w:szCs w:val="24"/>
          <w:lang w:eastAsia="de-DE" w:bidi="en-US"/>
        </w:rPr>
        <w:t xml:space="preserve"> (Codebeispiel)</w:t>
      </w:r>
    </w:p>
    <w:p w14:paraId="5C716D24" w14:textId="4E209FD7" w:rsidR="00561E2B" w:rsidRPr="00D5251B" w:rsidRDefault="003351C6" w:rsidP="00A03738">
      <w:pPr>
        <w:rPr>
          <w:color w:val="FF0000"/>
        </w:rPr>
      </w:pPr>
      <w:r>
        <w:rPr>
          <w:color w:val="FF0000"/>
        </w:rPr>
        <w:br w:type="page"/>
      </w:r>
    </w:p>
    <w:p w14:paraId="61956137" w14:textId="4156416E" w:rsidR="0003659E" w:rsidRDefault="00FF6C5B" w:rsidP="005603F2">
      <w:pPr>
        <w:pStyle w:val="berschrift2"/>
        <w:numPr>
          <w:ilvl w:val="1"/>
          <w:numId w:val="1"/>
        </w:numPr>
        <w:spacing w:line="360" w:lineRule="auto"/>
      </w:pPr>
      <w:bookmarkStart w:id="132" w:name="_Toc6168757"/>
      <w:commentRangeStart w:id="133"/>
      <w:r>
        <w:lastRenderedPageBreak/>
        <w:t xml:space="preserve">Steuerung </w:t>
      </w:r>
      <w:r w:rsidR="0003659E">
        <w:t>des NAO-Roboters</w:t>
      </w:r>
      <w:commentRangeEnd w:id="133"/>
      <w:r w:rsidR="001F2012">
        <w:rPr>
          <w:rStyle w:val="Kommentarzeichen"/>
          <w:rFonts w:asciiTheme="minorHAnsi" w:eastAsiaTheme="minorHAnsi" w:hAnsiTheme="minorHAnsi" w:cstheme="minorBidi"/>
        </w:rPr>
        <w:commentReference w:id="133"/>
      </w:r>
      <w:bookmarkEnd w:id="132"/>
    </w:p>
    <w:p w14:paraId="68B43B10" w14:textId="78375224" w:rsidR="00FF6C5B" w:rsidRPr="00FF6C5B" w:rsidRDefault="00FF6C5B" w:rsidP="00FF6C5B">
      <w:r>
        <w:t xml:space="preserve">C# </w:t>
      </w:r>
      <w:proofErr w:type="spellStart"/>
      <w:r>
        <w:t>wrapper</w:t>
      </w:r>
      <w:proofErr w:type="spellEnd"/>
    </w:p>
    <w:p w14:paraId="6D9252FB" w14:textId="6E7DF4E1" w:rsidR="00C645AB" w:rsidRPr="00C645AB" w:rsidRDefault="00C645AB" w:rsidP="001700AD">
      <w:pPr>
        <w:spacing w:line="360" w:lineRule="auto"/>
        <w:rPr>
          <w:color w:val="FF0000"/>
        </w:rPr>
      </w:pPr>
      <w:r>
        <w:rPr>
          <w:color w:val="FF0000"/>
        </w:rPr>
        <w:t xml:space="preserve">Auf </w:t>
      </w:r>
      <w:proofErr w:type="spellStart"/>
      <w:r>
        <w:rPr>
          <w:color w:val="FF0000"/>
        </w:rPr>
        <w:t>Choreographe</w:t>
      </w:r>
      <w:proofErr w:type="spellEnd"/>
      <w:r>
        <w:rPr>
          <w:color w:val="FF0000"/>
        </w:rPr>
        <w:t xml:space="preserve"> eingehen – Box-Bibliotheken dienten lediglich als Grundlage für die Programmierung (Python-</w:t>
      </w:r>
      <w:proofErr w:type="spellStart"/>
      <w:r>
        <w:rPr>
          <w:color w:val="FF0000"/>
        </w:rPr>
        <w:t>Script</w:t>
      </w:r>
      <w:proofErr w:type="spellEnd"/>
      <w:r>
        <w:rPr>
          <w:color w:val="FF0000"/>
        </w:rPr>
        <w:t xml:space="preserve"> -&gt; C#-</w:t>
      </w:r>
      <w:proofErr w:type="spellStart"/>
      <w:r>
        <w:rPr>
          <w:color w:val="FF0000"/>
        </w:rPr>
        <w:t>Script</w:t>
      </w:r>
      <w:proofErr w:type="spellEnd"/>
      <w:r>
        <w:rPr>
          <w:color w:val="FF0000"/>
        </w:rPr>
        <w:t>)</w:t>
      </w:r>
    </w:p>
    <w:p w14:paraId="3ABF5BB7" w14:textId="40859877" w:rsidR="00D132AB" w:rsidRDefault="0003659E" w:rsidP="005603F2">
      <w:pPr>
        <w:pStyle w:val="berschrift2"/>
        <w:numPr>
          <w:ilvl w:val="1"/>
          <w:numId w:val="1"/>
        </w:numPr>
        <w:spacing w:line="360" w:lineRule="auto"/>
      </w:pPr>
      <w:bookmarkStart w:id="134" w:name="_Toc6168758"/>
      <w:r>
        <w:t>Umsetzung der Telepräsenz</w:t>
      </w:r>
      <w:bookmarkEnd w:id="134"/>
    </w:p>
    <w:p w14:paraId="6036F54E" w14:textId="223CCDD4" w:rsidR="00DD15BA" w:rsidRPr="00DD15BA" w:rsidRDefault="00DD15BA" w:rsidP="00DD15BA">
      <w:r>
        <w:t>Unity-spezifisch</w:t>
      </w:r>
    </w:p>
    <w:p w14:paraId="5A2E4210" w14:textId="77777777" w:rsidR="0003659E" w:rsidRPr="00D132AB" w:rsidRDefault="00D132AB" w:rsidP="001700AD">
      <w:pPr>
        <w:spacing w:line="360" w:lineRule="auto"/>
        <w:rPr>
          <w:rFonts w:asciiTheme="majorHAnsi" w:eastAsiaTheme="majorEastAsia" w:hAnsiTheme="majorHAnsi" w:cstheme="majorBidi"/>
          <w:sz w:val="26"/>
          <w:szCs w:val="26"/>
        </w:rPr>
      </w:pPr>
      <w:r>
        <w:br w:type="page"/>
      </w:r>
    </w:p>
    <w:p w14:paraId="3BA93DB3" w14:textId="77777777" w:rsidR="00D132AB" w:rsidRDefault="00926CD4" w:rsidP="005603F2">
      <w:pPr>
        <w:pStyle w:val="berschrift1"/>
        <w:numPr>
          <w:ilvl w:val="0"/>
          <w:numId w:val="1"/>
        </w:numPr>
        <w:spacing w:line="360" w:lineRule="auto"/>
      </w:pPr>
      <w:bookmarkStart w:id="135" w:name="_Ref6168283"/>
      <w:bookmarkStart w:id="136" w:name="_Toc6168759"/>
      <w:r>
        <w:lastRenderedPageBreak/>
        <w:t>Ergebnis</w:t>
      </w:r>
      <w:bookmarkEnd w:id="135"/>
      <w:bookmarkEnd w:id="136"/>
    </w:p>
    <w:p w14:paraId="66B0C65B" w14:textId="77777777" w:rsidR="00F533EA" w:rsidRPr="00D132AB" w:rsidRDefault="00D132AB" w:rsidP="001700AD">
      <w:pPr>
        <w:spacing w:line="360" w:lineRule="auto"/>
        <w:rPr>
          <w:rFonts w:asciiTheme="majorHAnsi" w:eastAsiaTheme="majorEastAsia" w:hAnsiTheme="majorHAnsi" w:cstheme="majorBidi"/>
          <w:sz w:val="32"/>
          <w:szCs w:val="32"/>
        </w:rPr>
      </w:pPr>
      <w:r>
        <w:br w:type="page"/>
      </w:r>
    </w:p>
    <w:p w14:paraId="26B67218" w14:textId="77777777" w:rsidR="00926CD4" w:rsidRPr="00C479AA" w:rsidRDefault="00926CD4" w:rsidP="005603F2">
      <w:pPr>
        <w:pStyle w:val="berschrift1"/>
        <w:numPr>
          <w:ilvl w:val="0"/>
          <w:numId w:val="1"/>
        </w:numPr>
        <w:spacing w:line="360" w:lineRule="auto"/>
      </w:pPr>
      <w:bookmarkStart w:id="137" w:name="_Ref6168293"/>
      <w:bookmarkStart w:id="138" w:name="_Toc6168760"/>
      <w:r>
        <w:lastRenderedPageBreak/>
        <w:t>Zusammenfassung und Ausblick</w:t>
      </w:r>
      <w:bookmarkEnd w:id="137"/>
      <w:bookmarkEnd w:id="138"/>
    </w:p>
    <w:p w14:paraId="4043BED0" w14:textId="77777777" w:rsidR="00F533EA" w:rsidRDefault="00F533EA" w:rsidP="005603F2">
      <w:pPr>
        <w:pStyle w:val="berschrift2"/>
        <w:numPr>
          <w:ilvl w:val="1"/>
          <w:numId w:val="1"/>
        </w:numPr>
        <w:spacing w:line="360" w:lineRule="auto"/>
      </w:pPr>
      <w:bookmarkStart w:id="139" w:name="_Toc6168761"/>
      <w:r>
        <w:t>Persönliches Feedback</w:t>
      </w:r>
      <w:bookmarkEnd w:id="139"/>
    </w:p>
    <w:p w14:paraId="01FBFEF8" w14:textId="4057DC70" w:rsidR="00F533EA" w:rsidRDefault="00F533EA" w:rsidP="005603F2">
      <w:pPr>
        <w:pStyle w:val="berschrift2"/>
        <w:numPr>
          <w:ilvl w:val="1"/>
          <w:numId w:val="1"/>
        </w:numPr>
        <w:spacing w:line="360" w:lineRule="auto"/>
      </w:pPr>
      <w:bookmarkStart w:id="140" w:name="_Toc6168762"/>
      <w:r>
        <w:t>Erweiterungsmöglichkeiten</w:t>
      </w:r>
      <w:bookmarkEnd w:id="140"/>
    </w:p>
    <w:p w14:paraId="05B08C48" w14:textId="61026698" w:rsidR="00932108" w:rsidRDefault="00932108" w:rsidP="001700AD">
      <w:pPr>
        <w:spacing w:line="360" w:lineRule="auto"/>
      </w:pPr>
    </w:p>
    <w:p w14:paraId="3426B727" w14:textId="4C4D1627" w:rsidR="00932108" w:rsidRDefault="00932108" w:rsidP="001700AD">
      <w:pPr>
        <w:spacing w:line="360" w:lineRule="auto"/>
      </w:pPr>
    </w:p>
    <w:p w14:paraId="4457BED8" w14:textId="754134CA" w:rsidR="00932108" w:rsidRDefault="00932108" w:rsidP="001700AD">
      <w:pPr>
        <w:spacing w:line="360" w:lineRule="auto"/>
      </w:pPr>
    </w:p>
    <w:p w14:paraId="61931ECB" w14:textId="641143DC" w:rsidR="00932108" w:rsidRDefault="00932108" w:rsidP="001700AD">
      <w:pPr>
        <w:spacing w:line="360" w:lineRule="auto"/>
      </w:pPr>
    </w:p>
    <w:p w14:paraId="05654144" w14:textId="1885883A" w:rsidR="00932108" w:rsidRDefault="00932108" w:rsidP="001700AD">
      <w:pPr>
        <w:spacing w:line="360" w:lineRule="auto"/>
      </w:pPr>
    </w:p>
    <w:p w14:paraId="55C7C73A" w14:textId="6C32D1B6" w:rsidR="00932108" w:rsidRDefault="00932108" w:rsidP="001700AD">
      <w:pPr>
        <w:spacing w:line="360" w:lineRule="auto"/>
      </w:pPr>
    </w:p>
    <w:p w14:paraId="74A4248E" w14:textId="581B5C16" w:rsidR="00932108" w:rsidRDefault="00932108" w:rsidP="001700AD">
      <w:pPr>
        <w:spacing w:line="360" w:lineRule="auto"/>
      </w:pPr>
    </w:p>
    <w:p w14:paraId="2CA8A59D" w14:textId="5CE647E8" w:rsidR="00932108" w:rsidRDefault="00932108" w:rsidP="001700AD">
      <w:pPr>
        <w:spacing w:line="360" w:lineRule="auto"/>
      </w:pPr>
    </w:p>
    <w:p w14:paraId="09618140" w14:textId="7CA8324A" w:rsidR="00932108" w:rsidRDefault="00932108" w:rsidP="001700AD">
      <w:pPr>
        <w:spacing w:line="360" w:lineRule="auto"/>
      </w:pPr>
    </w:p>
    <w:p w14:paraId="5B9E2A01" w14:textId="5DBE6292" w:rsidR="00932108" w:rsidRDefault="00932108" w:rsidP="001700AD">
      <w:pPr>
        <w:spacing w:line="360" w:lineRule="auto"/>
      </w:pPr>
    </w:p>
    <w:p w14:paraId="6BD85EB1" w14:textId="66B59C77" w:rsidR="00932108" w:rsidRDefault="00932108" w:rsidP="001700AD">
      <w:pPr>
        <w:spacing w:line="360" w:lineRule="auto"/>
      </w:pPr>
    </w:p>
    <w:p w14:paraId="60407E49" w14:textId="2539966E" w:rsidR="00932108" w:rsidRDefault="00932108" w:rsidP="001700AD">
      <w:pPr>
        <w:spacing w:line="360" w:lineRule="auto"/>
      </w:pPr>
    </w:p>
    <w:p w14:paraId="2D4CC09F" w14:textId="74865240" w:rsidR="00932108" w:rsidRDefault="00932108" w:rsidP="001700AD">
      <w:pPr>
        <w:spacing w:line="360" w:lineRule="auto"/>
      </w:pPr>
    </w:p>
    <w:p w14:paraId="600E4DD2" w14:textId="1FCC52C6" w:rsidR="00932108" w:rsidRDefault="00932108" w:rsidP="001700AD">
      <w:pPr>
        <w:spacing w:line="360" w:lineRule="auto"/>
      </w:pPr>
    </w:p>
    <w:p w14:paraId="7C903577" w14:textId="436017A2" w:rsidR="00932108" w:rsidRDefault="00932108" w:rsidP="001700AD">
      <w:pPr>
        <w:spacing w:line="360" w:lineRule="auto"/>
      </w:pPr>
    </w:p>
    <w:p w14:paraId="58777000" w14:textId="79109B25" w:rsidR="00932108" w:rsidRDefault="00932108" w:rsidP="001700AD">
      <w:pPr>
        <w:spacing w:line="360" w:lineRule="auto"/>
      </w:pPr>
    </w:p>
    <w:p w14:paraId="0D1CD0E8" w14:textId="25870E81" w:rsidR="00932108" w:rsidRDefault="00932108" w:rsidP="001700AD">
      <w:pPr>
        <w:spacing w:line="360" w:lineRule="auto"/>
      </w:pPr>
    </w:p>
    <w:p w14:paraId="49442382" w14:textId="5613185A" w:rsidR="00932108" w:rsidRDefault="00932108" w:rsidP="001700AD">
      <w:pPr>
        <w:spacing w:line="360" w:lineRule="auto"/>
      </w:pPr>
    </w:p>
    <w:p w14:paraId="359A24A4" w14:textId="757C694A" w:rsidR="00932108" w:rsidRDefault="00932108" w:rsidP="001700AD">
      <w:pPr>
        <w:spacing w:line="360" w:lineRule="auto"/>
      </w:pPr>
    </w:p>
    <w:p w14:paraId="25D2CA78" w14:textId="22AE3051" w:rsidR="00932108" w:rsidRDefault="00932108" w:rsidP="001700AD">
      <w:pPr>
        <w:spacing w:line="360" w:lineRule="auto"/>
      </w:pPr>
    </w:p>
    <w:p w14:paraId="4A0E4581" w14:textId="5AFEDF0E" w:rsidR="00932108" w:rsidRPr="00932108" w:rsidRDefault="00E10C7F" w:rsidP="001700AD">
      <w:pPr>
        <w:pStyle w:val="berschrift1"/>
        <w:numPr>
          <w:ilvl w:val="0"/>
          <w:numId w:val="0"/>
        </w:numPr>
        <w:spacing w:line="360" w:lineRule="auto"/>
      </w:pPr>
      <w:bookmarkStart w:id="141" w:name="_Toc6168763"/>
      <w:r>
        <w:lastRenderedPageBreak/>
        <w:t>Literaturverzeichnis</w:t>
      </w:r>
      <w:bookmarkEnd w:id="141"/>
    </w:p>
    <w:p w14:paraId="3B71158F" w14:textId="363987DF" w:rsidR="0063025E" w:rsidRDefault="0063025E" w:rsidP="001700AD">
      <w:pPr>
        <w:spacing w:line="360" w:lineRule="auto"/>
        <w:rPr>
          <w:rFonts w:ascii="Arial" w:hAnsi="Arial" w:cs="Arial"/>
          <w:sz w:val="24"/>
          <w:szCs w:val="24"/>
        </w:rPr>
      </w:pPr>
    </w:p>
    <w:p w14:paraId="581E3EB1" w14:textId="52915C6C" w:rsidR="009E513C" w:rsidRDefault="009E513C" w:rsidP="001700AD">
      <w:pPr>
        <w:spacing w:line="360" w:lineRule="auto"/>
        <w:rPr>
          <w:rFonts w:ascii="Arial" w:hAnsi="Arial" w:cs="Arial"/>
          <w:sz w:val="24"/>
          <w:szCs w:val="24"/>
        </w:rPr>
      </w:pPr>
    </w:p>
    <w:p w14:paraId="2D938E2D" w14:textId="10C22041" w:rsidR="009E513C" w:rsidRDefault="009E513C" w:rsidP="001700AD">
      <w:pPr>
        <w:spacing w:line="360" w:lineRule="auto"/>
        <w:rPr>
          <w:rFonts w:ascii="Arial" w:hAnsi="Arial" w:cs="Arial"/>
          <w:sz w:val="24"/>
          <w:szCs w:val="24"/>
        </w:rPr>
      </w:pPr>
    </w:p>
    <w:p w14:paraId="025C112B" w14:textId="210B50E6" w:rsidR="009E513C" w:rsidRDefault="009E513C" w:rsidP="001700AD">
      <w:pPr>
        <w:spacing w:line="360" w:lineRule="auto"/>
        <w:rPr>
          <w:rFonts w:ascii="Arial" w:hAnsi="Arial" w:cs="Arial"/>
          <w:sz w:val="24"/>
          <w:szCs w:val="24"/>
        </w:rPr>
      </w:pPr>
    </w:p>
    <w:p w14:paraId="4A2B5CD3" w14:textId="7C94F040" w:rsidR="009E513C" w:rsidRDefault="009E513C" w:rsidP="001700AD">
      <w:pPr>
        <w:spacing w:line="360" w:lineRule="auto"/>
        <w:rPr>
          <w:rFonts w:ascii="Arial" w:hAnsi="Arial" w:cs="Arial"/>
          <w:sz w:val="24"/>
          <w:szCs w:val="24"/>
        </w:rPr>
      </w:pPr>
    </w:p>
    <w:p w14:paraId="78D1D323" w14:textId="249DEAB7" w:rsidR="009E513C" w:rsidRDefault="009E513C" w:rsidP="001700AD">
      <w:pPr>
        <w:spacing w:line="360" w:lineRule="auto"/>
        <w:rPr>
          <w:rFonts w:ascii="Arial" w:hAnsi="Arial" w:cs="Arial"/>
          <w:sz w:val="24"/>
          <w:szCs w:val="24"/>
        </w:rPr>
      </w:pPr>
    </w:p>
    <w:p w14:paraId="594231D7" w14:textId="5B7EEA42" w:rsidR="009E513C" w:rsidRDefault="009E513C" w:rsidP="001700AD">
      <w:pPr>
        <w:spacing w:line="360" w:lineRule="auto"/>
        <w:rPr>
          <w:rFonts w:ascii="Arial" w:hAnsi="Arial" w:cs="Arial"/>
          <w:sz w:val="24"/>
          <w:szCs w:val="24"/>
        </w:rPr>
      </w:pPr>
    </w:p>
    <w:p w14:paraId="2EEDC80F" w14:textId="7320B85E" w:rsidR="009E513C" w:rsidRDefault="009E513C" w:rsidP="001700AD">
      <w:pPr>
        <w:spacing w:line="360" w:lineRule="auto"/>
        <w:rPr>
          <w:rFonts w:ascii="Arial" w:hAnsi="Arial" w:cs="Arial"/>
          <w:sz w:val="24"/>
          <w:szCs w:val="24"/>
        </w:rPr>
      </w:pPr>
    </w:p>
    <w:p w14:paraId="494DF4F2" w14:textId="4EBAB910" w:rsidR="009E513C" w:rsidRDefault="009E513C" w:rsidP="001700AD">
      <w:pPr>
        <w:spacing w:line="360" w:lineRule="auto"/>
        <w:rPr>
          <w:rFonts w:ascii="Arial" w:hAnsi="Arial" w:cs="Arial"/>
          <w:sz w:val="24"/>
          <w:szCs w:val="24"/>
        </w:rPr>
      </w:pPr>
    </w:p>
    <w:p w14:paraId="6C5A69C9" w14:textId="63992F17" w:rsidR="009E513C" w:rsidRDefault="009E513C" w:rsidP="001700AD">
      <w:pPr>
        <w:spacing w:line="360" w:lineRule="auto"/>
        <w:rPr>
          <w:rFonts w:ascii="Arial" w:hAnsi="Arial" w:cs="Arial"/>
          <w:sz w:val="24"/>
          <w:szCs w:val="24"/>
        </w:rPr>
      </w:pPr>
    </w:p>
    <w:p w14:paraId="06B074ED" w14:textId="3A826D55" w:rsidR="009E513C" w:rsidRDefault="009E513C" w:rsidP="001700AD">
      <w:pPr>
        <w:spacing w:line="360" w:lineRule="auto"/>
        <w:rPr>
          <w:rFonts w:ascii="Arial" w:hAnsi="Arial" w:cs="Arial"/>
          <w:sz w:val="24"/>
          <w:szCs w:val="24"/>
        </w:rPr>
      </w:pPr>
    </w:p>
    <w:p w14:paraId="38A9296D" w14:textId="4CA70261" w:rsidR="009E513C" w:rsidRDefault="009E513C" w:rsidP="001700AD">
      <w:pPr>
        <w:spacing w:line="360" w:lineRule="auto"/>
        <w:rPr>
          <w:rFonts w:ascii="Arial" w:hAnsi="Arial" w:cs="Arial"/>
          <w:sz w:val="24"/>
          <w:szCs w:val="24"/>
        </w:rPr>
      </w:pPr>
    </w:p>
    <w:p w14:paraId="3E131D87" w14:textId="7E609928" w:rsidR="009E513C" w:rsidRDefault="009E513C" w:rsidP="001700AD">
      <w:pPr>
        <w:spacing w:line="360" w:lineRule="auto"/>
        <w:rPr>
          <w:rFonts w:ascii="Arial" w:hAnsi="Arial" w:cs="Arial"/>
          <w:sz w:val="24"/>
          <w:szCs w:val="24"/>
        </w:rPr>
      </w:pPr>
    </w:p>
    <w:p w14:paraId="5AE0A0EB" w14:textId="768A4E47" w:rsidR="009E513C" w:rsidRDefault="009E513C" w:rsidP="001700AD">
      <w:pPr>
        <w:spacing w:line="360" w:lineRule="auto"/>
        <w:rPr>
          <w:rFonts w:ascii="Arial" w:hAnsi="Arial" w:cs="Arial"/>
          <w:sz w:val="24"/>
          <w:szCs w:val="24"/>
        </w:rPr>
      </w:pPr>
    </w:p>
    <w:p w14:paraId="01B9341B" w14:textId="3910A130" w:rsidR="009E513C" w:rsidRDefault="009E513C" w:rsidP="001700AD">
      <w:pPr>
        <w:spacing w:line="360" w:lineRule="auto"/>
        <w:rPr>
          <w:rFonts w:ascii="Arial" w:hAnsi="Arial" w:cs="Arial"/>
          <w:sz w:val="24"/>
          <w:szCs w:val="24"/>
        </w:rPr>
      </w:pPr>
    </w:p>
    <w:p w14:paraId="5CFF03BD" w14:textId="5CE852FA" w:rsidR="0063025E" w:rsidRPr="00181350" w:rsidRDefault="0063025E" w:rsidP="00430B29">
      <w:pPr>
        <w:rPr>
          <w:rFonts w:ascii="Arial" w:hAnsi="Arial" w:cs="Arial"/>
          <w:sz w:val="24"/>
          <w:szCs w:val="24"/>
        </w:rPr>
      </w:pPr>
    </w:p>
    <w:sectPr w:rsidR="0063025E" w:rsidRPr="00181350" w:rsidSect="002002CE">
      <w:headerReference w:type="default" r:id="rId30"/>
      <w:footerReference w:type="default" r:id="rId31"/>
      <w:pgSz w:w="11906" w:h="16838"/>
      <w:pgMar w:top="1440" w:right="1474" w:bottom="1440" w:left="1474" w:header="851" w:footer="39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Isabella Schmidt" w:date="2019-04-13T14:41:00Z" w:initials="IS">
    <w:p w14:paraId="3D3A5B9E" w14:textId="404434BC" w:rsidR="0043313E" w:rsidRPr="00396508" w:rsidRDefault="0043313E">
      <w:pPr>
        <w:pStyle w:val="Kommentartext"/>
      </w:pPr>
      <w:r>
        <w:rPr>
          <w:rStyle w:val="Kommentarzeichen"/>
        </w:rPr>
        <w:annotationRef/>
      </w:r>
      <w:r w:rsidRPr="00396508">
        <w:t>Fabian: Text überarbeiten/er</w:t>
      </w:r>
      <w:r>
        <w:t>gänzen</w:t>
      </w:r>
    </w:p>
  </w:comment>
  <w:comment w:id="11" w:author="Fa Do" w:date="2019-04-14T20:34:00Z" w:initials="DO">
    <w:p w14:paraId="3A0654C8" w14:textId="37B184DB" w:rsidR="0043313E" w:rsidRDefault="0043313E">
      <w:pPr>
        <w:pStyle w:val="Kommentartext"/>
      </w:pPr>
      <w:r>
        <w:rPr>
          <w:rStyle w:val="Kommentarzeichen"/>
        </w:rPr>
        <w:annotationRef/>
      </w:r>
      <w:r>
        <w:t>Klingt holprig – Weiß nicht, stimmt ja auch nicht ganz, oder?</w:t>
      </w:r>
    </w:p>
  </w:comment>
  <w:comment w:id="12" w:author="Isabella Schmidt" w:date="2019-04-16T17:32:00Z" w:initials="IS">
    <w:p w14:paraId="12A1D29E" w14:textId="37B824D9" w:rsidR="0043313E" w:rsidRDefault="0043313E">
      <w:pPr>
        <w:pStyle w:val="Kommentartext"/>
      </w:pPr>
      <w:r>
        <w:rPr>
          <w:rStyle w:val="Kommentarzeichen"/>
        </w:rPr>
        <w:annotationRef/>
      </w:r>
      <w:r>
        <w:t>Das hatte ich von Herrn Haubner geklaut. Aber klingt echt blöd, hast recht :D</w:t>
      </w:r>
    </w:p>
  </w:comment>
  <w:comment w:id="35" w:author="Isabella Schmidt" w:date="2019-04-13T14:41:00Z" w:initials="IS">
    <w:p w14:paraId="2D9C09AE" w14:textId="448F20D3" w:rsidR="0043313E" w:rsidRDefault="0043313E">
      <w:pPr>
        <w:pStyle w:val="Kommentartext"/>
      </w:pPr>
      <w:r>
        <w:rPr>
          <w:rStyle w:val="Kommentarzeichen"/>
        </w:rPr>
        <w:annotationRef/>
      </w:r>
      <w:r>
        <w:t>Fabian: Texte zusammenfassen</w:t>
      </w:r>
    </w:p>
  </w:comment>
  <w:comment w:id="36" w:author="Fa Do" w:date="2019-04-14T21:13:00Z" w:initials="DO">
    <w:p w14:paraId="4AD137BC" w14:textId="29BFE986" w:rsidR="0043313E" w:rsidRDefault="0043313E">
      <w:pPr>
        <w:pStyle w:val="Kommentartext"/>
      </w:pPr>
      <w:r>
        <w:rPr>
          <w:rStyle w:val="Kommentarzeichen"/>
        </w:rPr>
        <w:annotationRef/>
      </w:r>
      <w:r>
        <w:t xml:space="preserve">Die Vorgehensweise der Studienarbeit ist dokumentiert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So sollte es passen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7" w:author="Fa Do" w:date="2019-04-14T21:12:00Z" w:initials="DO">
    <w:p w14:paraId="53026509" w14:textId="20146E1E" w:rsidR="0043313E" w:rsidRDefault="0043313E">
      <w:pPr>
        <w:pStyle w:val="Kommentartext"/>
      </w:pPr>
      <w:r>
        <w:rPr>
          <w:rStyle w:val="Kommentarzeichen"/>
        </w:rPr>
        <w:annotationRef/>
      </w:r>
      <w:proofErr w:type="spellStart"/>
      <w:r>
        <w:t>Fabi</w:t>
      </w:r>
      <w:proofErr w:type="spellEnd"/>
      <w:r>
        <w:t>: Vergleich und Zusammenführen mit Kapitel 3 (falls es hier noch Infos zu holen gibt :D )</w:t>
      </w:r>
    </w:p>
  </w:comment>
  <w:comment w:id="63" w:author="Isabella Schmidt" w:date="2019-04-13T14:42:00Z" w:initials="IS">
    <w:p w14:paraId="1FEE97F2" w14:textId="6B92AD53" w:rsidR="0043313E" w:rsidRDefault="0043313E">
      <w:pPr>
        <w:pStyle w:val="Kommentartext"/>
      </w:pPr>
      <w:r>
        <w:rPr>
          <w:rStyle w:val="Kommentarzeichen"/>
        </w:rPr>
        <w:annotationRef/>
      </w:r>
      <w:r>
        <w:t xml:space="preserve">Fabian: Kommentare zur Verbesserung? Kannst auch direkt verbessern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64" w:author="Fa Do" w:date="2019-04-14T21:18:00Z" w:initials="DO">
    <w:p w14:paraId="12E8EC16" w14:textId="30198FD7" w:rsidR="0043313E" w:rsidRDefault="0043313E">
      <w:pPr>
        <w:pStyle w:val="Kommentartext"/>
      </w:pPr>
      <w:r>
        <w:rPr>
          <w:rStyle w:val="Kommentarzeichen"/>
        </w:rPr>
        <w:annotationRef/>
      </w:r>
      <w:r>
        <w:t>Erledigt :D</w:t>
      </w:r>
    </w:p>
  </w:comment>
  <w:comment w:id="69" w:author="Isabella Schmidt" w:date="2019-04-13T14:42:00Z" w:initials="IS">
    <w:p w14:paraId="6DC2F331" w14:textId="0DFDA4A4" w:rsidR="0043313E" w:rsidRPr="005B323F" w:rsidRDefault="0043313E">
      <w:pPr>
        <w:pStyle w:val="Kommentartext"/>
      </w:pPr>
      <w:r>
        <w:rPr>
          <w:rStyle w:val="Kommentarzeichen"/>
        </w:rPr>
        <w:annotationRef/>
      </w:r>
      <w:r w:rsidRPr="005B323F">
        <w:t>Fabian</w:t>
      </w:r>
    </w:p>
  </w:comment>
  <w:comment w:id="70" w:author="Fa Do" w:date="2019-04-14T21:17:00Z" w:initials="DO">
    <w:p w14:paraId="25235FDA" w14:textId="69634618" w:rsidR="0043313E" w:rsidRDefault="0043313E">
      <w:pPr>
        <w:pStyle w:val="Kommentartext"/>
      </w:pPr>
      <w:r>
        <w:rPr>
          <w:rStyle w:val="Kommentarzeichen"/>
        </w:rPr>
        <w:annotationRef/>
      </w:r>
      <w:r>
        <w:t>Bin leider noch nicht dazu gekommen…</w:t>
      </w:r>
    </w:p>
  </w:comment>
  <w:comment w:id="72" w:author="Isabella Schmidt" w:date="2019-04-14T17:26:00Z" w:initials="IS">
    <w:p w14:paraId="06F61F32" w14:textId="141380EA" w:rsidR="0043313E" w:rsidRDefault="0043313E">
      <w:pPr>
        <w:pStyle w:val="Kommentartext"/>
      </w:pPr>
      <w:r>
        <w:rPr>
          <w:rStyle w:val="Kommentarzeichen"/>
        </w:rPr>
        <w:annotationRef/>
      </w:r>
      <w:r>
        <w:t xml:space="preserve">Fabian: Bitte einmal überfliegen und Verbesserungsvorschläge als Kommentare schreiben oder direkt ändern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79" w:author="Isabella Schmidt" w:date="2019-04-13T14:43:00Z" w:initials="IS">
    <w:p w14:paraId="4B9BFC65" w14:textId="40B49D90" w:rsidR="0043313E" w:rsidRDefault="0043313E" w:rsidP="00040DDB">
      <w:pPr>
        <w:pStyle w:val="FormatT1000"/>
      </w:pPr>
      <w:r>
        <w:rPr>
          <w:rStyle w:val="Kommentarzeichen"/>
        </w:rPr>
        <w:annotationRef/>
      </w:r>
      <w:proofErr w:type="spellStart"/>
      <w:r w:rsidRPr="00153A27">
        <w:t>Choreographe</w:t>
      </w:r>
      <w:proofErr w:type="spellEnd"/>
      <w:r w:rsidRPr="00153A27">
        <w:t xml:space="preserve"> Panels Startbildschirm </w:t>
      </w:r>
      <w:proofErr w:type="spellStart"/>
      <w:r w:rsidRPr="00153A27">
        <w:t>erstelle,BILD</w:t>
      </w:r>
      <w:proofErr w:type="spellEnd"/>
      <w:r w:rsidRPr="00153A27">
        <w:t xml:space="preserve"> AUSTAUSCHEN</w:t>
      </w:r>
    </w:p>
  </w:comment>
  <w:comment w:id="80" w:author="Isabella Schmidt" w:date="2019-04-11T16:04:00Z" w:initials="IS">
    <w:p w14:paraId="34C9A2B0" w14:textId="77777777" w:rsidR="0043313E" w:rsidRPr="00573A10" w:rsidRDefault="0043313E">
      <w:pPr>
        <w:pStyle w:val="Kommentartext"/>
      </w:pPr>
      <w:r>
        <w:rPr>
          <w:rStyle w:val="Kommentarzeichen"/>
        </w:rPr>
        <w:annotationRef/>
      </w:r>
      <w:r w:rsidRPr="00573A10">
        <w:t>Fabian: Screenshot</w:t>
      </w:r>
    </w:p>
    <w:p w14:paraId="5505FDC6" w14:textId="785BA605" w:rsidR="0043313E" w:rsidRDefault="0043313E">
      <w:pPr>
        <w:pStyle w:val="Kommentartext"/>
      </w:pPr>
      <w:r>
        <w:t>Isa: Bereiche markieren</w:t>
      </w:r>
    </w:p>
  </w:comment>
  <w:comment w:id="81" w:author="Isabella Schmidt" w:date="2019-04-13T14:43:00Z" w:initials="IS">
    <w:p w14:paraId="5F22C851" w14:textId="3F10A793" w:rsidR="0043313E" w:rsidRDefault="0043313E">
      <w:pPr>
        <w:pStyle w:val="Kommentartext"/>
      </w:pPr>
      <w:r>
        <w:rPr>
          <w:rStyle w:val="Kommentarzeichen"/>
        </w:rPr>
        <w:annotationRef/>
      </w:r>
      <w:r>
        <w:t>Beispiel Flussdiagramm einfügen</w:t>
      </w:r>
      <w:r>
        <w:br/>
        <w:t xml:space="preserve">Fabian: Könntest du ein </w:t>
      </w:r>
      <w:proofErr w:type="spellStart"/>
      <w:r>
        <w:t>beispiel</w:t>
      </w:r>
      <w:proofErr w:type="spellEnd"/>
      <w:r>
        <w:t xml:space="preserve"> erstellen? Einfach irgendwie mit reden &amp; gehen oder sowas</w:t>
      </w:r>
    </w:p>
  </w:comment>
  <w:comment w:id="86" w:author="Isabella Schmidt" w:date="2019-04-11T16:08:00Z" w:initials="IS">
    <w:p w14:paraId="0DB9AB53" w14:textId="4E229D11" w:rsidR="0043313E" w:rsidRDefault="0043313E">
      <w:pPr>
        <w:pStyle w:val="Kommentartext"/>
      </w:pPr>
      <w:r>
        <w:rPr>
          <w:rStyle w:val="Kommentarzeichen"/>
        </w:rPr>
        <w:annotationRef/>
      </w:r>
      <w:r>
        <w:t>Isa: überarbeiten &amp; ergänzen</w:t>
      </w:r>
    </w:p>
  </w:comment>
  <w:comment w:id="94" w:author="Isabella Schmidt" w:date="2019-04-11T16:07:00Z" w:initials="IS">
    <w:p w14:paraId="018B7B7E" w14:textId="4443F91D" w:rsidR="0043313E" w:rsidRDefault="0043313E">
      <w:pPr>
        <w:pStyle w:val="Kommentartext"/>
      </w:pPr>
      <w:r>
        <w:rPr>
          <w:rStyle w:val="Kommentarzeichen"/>
        </w:rPr>
        <w:annotationRef/>
      </w:r>
      <w:r>
        <w:t>Fabian: überarbeiten</w:t>
      </w:r>
    </w:p>
  </w:comment>
  <w:comment w:id="104" w:author="Isabella Schmidt" w:date="2019-04-11T16:08:00Z" w:initials="IS">
    <w:p w14:paraId="147A779E" w14:textId="4837BE0B" w:rsidR="0043313E" w:rsidRDefault="0043313E">
      <w:pPr>
        <w:pStyle w:val="Kommentartext"/>
      </w:pPr>
      <w:r>
        <w:rPr>
          <w:rStyle w:val="Kommentarzeichen"/>
        </w:rPr>
        <w:annotationRef/>
      </w:r>
      <w:r>
        <w:t xml:space="preserve">Isa: </w:t>
      </w:r>
      <w:proofErr w:type="spellStart"/>
      <w:r>
        <w:t>korrekturlesen</w:t>
      </w:r>
      <w:proofErr w:type="spellEnd"/>
    </w:p>
  </w:comment>
  <w:comment w:id="105" w:author="Isabella Schmidt" w:date="2019-04-16T17:40:00Z" w:initials="IS">
    <w:p w14:paraId="60089877" w14:textId="6DA097C3" w:rsidR="0043313E" w:rsidRDefault="0043313E">
      <w:pPr>
        <w:pStyle w:val="Kommentartext"/>
      </w:pPr>
      <w:r>
        <w:rPr>
          <w:rStyle w:val="Kommentarzeichen"/>
        </w:rPr>
        <w:annotationRef/>
      </w:r>
      <w:r>
        <w:t>Klingt sehr gut. Ich würde noch ergänzen, dass wir nicht alle Entwürfe so umgesetzt haben und wieso wir was geändert haben</w:t>
      </w:r>
    </w:p>
  </w:comment>
  <w:comment w:id="119" w:author="Isabella Schmidt" w:date="2019-04-11T16:09:00Z" w:initials="IS">
    <w:p w14:paraId="092211E7" w14:textId="6F934F33" w:rsidR="0043313E" w:rsidRDefault="0043313E">
      <w:pPr>
        <w:pStyle w:val="Kommentartext"/>
      </w:pPr>
      <w:r>
        <w:rPr>
          <w:rStyle w:val="Kommentarzeichen"/>
        </w:rPr>
        <w:annotationRef/>
      </w:r>
      <w:r>
        <w:t>Isa: Bilder einfügen</w:t>
      </w:r>
    </w:p>
  </w:comment>
  <w:comment w:id="123" w:author="Isabella Schmidt" w:date="2019-04-13T14:45:00Z" w:initials="IS">
    <w:p w14:paraId="7C82F8E2" w14:textId="77777777" w:rsidR="0043313E" w:rsidRDefault="0043313E" w:rsidP="002F182B">
      <w:pPr>
        <w:pStyle w:val="Kommentartext"/>
      </w:pPr>
      <w:r>
        <w:rPr>
          <w:rStyle w:val="Kommentarzeichen"/>
        </w:rPr>
        <w:annotationRef/>
      </w:r>
    </w:p>
  </w:comment>
  <w:comment w:id="125" w:author="Isabella Schmidt" w:date="2019-04-16T17:53:00Z" w:initials="IS">
    <w:p w14:paraId="0BE2B6A9" w14:textId="5890F81D" w:rsidR="0043313E" w:rsidRDefault="0043313E">
      <w:pPr>
        <w:pStyle w:val="Kommentartext"/>
      </w:pPr>
      <w:r>
        <w:rPr>
          <w:rStyle w:val="Kommentarzeichen"/>
        </w:rPr>
        <w:annotationRef/>
      </w:r>
      <w:r>
        <w:t>Isa: Anpassen, neue Ordner hinzufügen</w:t>
      </w:r>
    </w:p>
  </w:comment>
  <w:comment w:id="130" w:author="Isabella Schmidt" w:date="2019-04-11T16:14:00Z" w:initials="IS">
    <w:p w14:paraId="2208BB23" w14:textId="09E7E18C" w:rsidR="0043313E" w:rsidRDefault="0043313E">
      <w:pPr>
        <w:pStyle w:val="Kommentartext"/>
      </w:pPr>
      <w:r>
        <w:rPr>
          <w:rStyle w:val="Kommentarzeichen"/>
        </w:rPr>
        <w:annotationRef/>
      </w:r>
      <w:r>
        <w:t>Isa: anfangen</w:t>
      </w:r>
    </w:p>
  </w:comment>
  <w:comment w:id="133" w:author="Isabella Schmidt" w:date="2019-04-11T16:15:00Z" w:initials="IS">
    <w:p w14:paraId="05E20868" w14:textId="337810E3" w:rsidR="0043313E" w:rsidRDefault="0043313E">
      <w:pPr>
        <w:pStyle w:val="Kommentartext"/>
      </w:pPr>
      <w:r>
        <w:rPr>
          <w:rStyle w:val="Kommentarzeichen"/>
        </w:rPr>
        <w:annotationRef/>
      </w:r>
      <w:r>
        <w:t>Fabian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3A5B9E" w15:done="1"/>
  <w15:commentEx w15:paraId="3A0654C8" w15:done="1"/>
  <w15:commentEx w15:paraId="12A1D29E" w15:paraIdParent="3A0654C8" w15:done="1"/>
  <w15:commentEx w15:paraId="2D9C09AE" w15:done="0"/>
  <w15:commentEx w15:paraId="4AD137BC" w15:paraIdParent="2D9C09AE" w15:done="0"/>
  <w15:commentEx w15:paraId="53026509" w15:done="0"/>
  <w15:commentEx w15:paraId="1FEE97F2" w15:done="1"/>
  <w15:commentEx w15:paraId="12E8EC16" w15:paraIdParent="1FEE97F2" w15:done="1"/>
  <w15:commentEx w15:paraId="6DC2F331" w15:done="0"/>
  <w15:commentEx w15:paraId="25235FDA" w15:paraIdParent="6DC2F331" w15:done="0"/>
  <w15:commentEx w15:paraId="06F61F32" w15:done="0"/>
  <w15:commentEx w15:paraId="4B9BFC65" w15:done="0"/>
  <w15:commentEx w15:paraId="5505FDC6" w15:done="0"/>
  <w15:commentEx w15:paraId="5F22C851" w15:done="0"/>
  <w15:commentEx w15:paraId="0DB9AB53" w15:done="1"/>
  <w15:commentEx w15:paraId="018B7B7E" w15:done="0"/>
  <w15:commentEx w15:paraId="147A779E" w15:done="0"/>
  <w15:commentEx w15:paraId="60089877" w15:paraIdParent="147A779E" w15:done="0"/>
  <w15:commentEx w15:paraId="092211E7" w15:done="0"/>
  <w15:commentEx w15:paraId="7C82F8E2" w15:done="0"/>
  <w15:commentEx w15:paraId="0BE2B6A9" w15:done="0"/>
  <w15:commentEx w15:paraId="2208BB23" w15:done="0"/>
  <w15:commentEx w15:paraId="05E208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3A5B9E" w16cid:durableId="205C7387"/>
  <w16cid:commentId w16cid:paraId="3A0654C8" w16cid:durableId="205E17D9"/>
  <w16cid:commentId w16cid:paraId="12A1D29E" w16cid:durableId="20609041"/>
  <w16cid:commentId w16cid:paraId="2D9C09AE" w16cid:durableId="205C739A"/>
  <w16cid:commentId w16cid:paraId="4AD137BC" w16cid:durableId="205E20DF"/>
  <w16cid:commentId w16cid:paraId="53026509" w16cid:durableId="205E20C1"/>
  <w16cid:commentId w16cid:paraId="1FEE97F2" w16cid:durableId="205C73B9"/>
  <w16cid:commentId w16cid:paraId="12E8EC16" w16cid:durableId="205E220C"/>
  <w16cid:commentId w16cid:paraId="6DC2F331" w16cid:durableId="205C73D5"/>
  <w16cid:commentId w16cid:paraId="25235FDA" w16cid:durableId="205E21EB"/>
  <w16cid:commentId w16cid:paraId="06F61F32" w16cid:durableId="205DEBC9"/>
  <w16cid:commentId w16cid:paraId="4B9BFC65" w16cid:durableId="205C73FE"/>
  <w16cid:commentId w16cid:paraId="5505FDC6" w16cid:durableId="2059E408"/>
  <w16cid:commentId w16cid:paraId="5F22C851" w16cid:durableId="205C7413"/>
  <w16cid:commentId w16cid:paraId="0DB9AB53" w16cid:durableId="2059E4E2"/>
  <w16cid:commentId w16cid:paraId="018B7B7E" w16cid:durableId="2059E4A6"/>
  <w16cid:commentId w16cid:paraId="147A779E" w16cid:durableId="2059E50D"/>
  <w16cid:commentId w16cid:paraId="60089877" w16cid:durableId="206091FF"/>
  <w16cid:commentId w16cid:paraId="092211E7" w16cid:durableId="2059E539"/>
  <w16cid:commentId w16cid:paraId="7C82F8E2" w16cid:durableId="205C7483"/>
  <w16cid:commentId w16cid:paraId="0BE2B6A9" w16cid:durableId="20609523"/>
  <w16cid:commentId w16cid:paraId="2208BB23" w16cid:durableId="2059E666"/>
  <w16cid:commentId w16cid:paraId="05E20868" w16cid:durableId="2059E6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D7E5F" w14:textId="77777777" w:rsidR="0043313E" w:rsidRDefault="0043313E" w:rsidP="00353220">
      <w:pPr>
        <w:spacing w:after="0" w:line="240" w:lineRule="auto"/>
      </w:pPr>
      <w:r>
        <w:separator/>
      </w:r>
    </w:p>
  </w:endnote>
  <w:endnote w:type="continuationSeparator" w:id="0">
    <w:p w14:paraId="480F6C37" w14:textId="77777777" w:rsidR="0043313E" w:rsidRDefault="0043313E" w:rsidP="00353220">
      <w:pPr>
        <w:spacing w:after="0" w:line="240" w:lineRule="auto"/>
      </w:pPr>
      <w:r>
        <w:continuationSeparator/>
      </w:r>
    </w:p>
  </w:endnote>
  <w:endnote w:type="continuationNotice" w:id="1">
    <w:p w14:paraId="201FB98E" w14:textId="77777777" w:rsidR="0043313E" w:rsidRDefault="004331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885716"/>
      <w:docPartObj>
        <w:docPartGallery w:val="Page Numbers (Top of Page)"/>
        <w:docPartUnique/>
      </w:docPartObj>
    </w:sdtPr>
    <w:sdtContent>
      <w:p w14:paraId="0E28E8E3" w14:textId="5540A169" w:rsidR="0043313E" w:rsidRDefault="0043313E" w:rsidP="002002CE">
        <w:pPr>
          <w:tabs>
            <w:tab w:val="left" w:pos="2760"/>
          </w:tabs>
          <w:jc w:val="center"/>
        </w:pPr>
        <w:r>
          <w:t>Fabian Dogendorf, Isabella Schmidt</w:t>
        </w:r>
        <w:r>
          <w:tab/>
          <w:t xml:space="preserve">           </w:t>
        </w:r>
        <w:r>
          <w:fldChar w:fldCharType="begin"/>
        </w:r>
        <w:r>
          <w:instrText>DATE \@"dd/MM/yyyy"</w:instrText>
        </w:r>
        <w:r>
          <w:fldChar w:fldCharType="separate"/>
        </w:r>
        <w:r>
          <w:rPr>
            <w:noProof/>
          </w:rPr>
          <w:t>16/04/2019</w:t>
        </w:r>
        <w:r>
          <w:fldChar w:fldCharType="end"/>
        </w:r>
        <w:r>
          <w:tab/>
          <w:t xml:space="preserve">                   Seite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382A2" w14:textId="77777777" w:rsidR="0043313E" w:rsidRDefault="0043313E" w:rsidP="00353220">
      <w:pPr>
        <w:spacing w:after="0" w:line="240" w:lineRule="auto"/>
      </w:pPr>
      <w:r>
        <w:separator/>
      </w:r>
    </w:p>
  </w:footnote>
  <w:footnote w:type="continuationSeparator" w:id="0">
    <w:p w14:paraId="7DCC91AC" w14:textId="77777777" w:rsidR="0043313E" w:rsidRDefault="0043313E" w:rsidP="00353220">
      <w:pPr>
        <w:spacing w:after="0" w:line="240" w:lineRule="auto"/>
      </w:pPr>
      <w:r>
        <w:continuationSeparator/>
      </w:r>
    </w:p>
  </w:footnote>
  <w:footnote w:type="continuationNotice" w:id="1">
    <w:p w14:paraId="351B1AF5" w14:textId="77777777" w:rsidR="0043313E" w:rsidRDefault="0043313E">
      <w:pPr>
        <w:spacing w:after="0" w:line="240" w:lineRule="auto"/>
      </w:pPr>
    </w:p>
  </w:footnote>
  <w:footnote w:id="2">
    <w:p w14:paraId="65DF0634" w14:textId="05E5D7DD" w:rsidR="0043313E" w:rsidRDefault="0043313E" w:rsidP="009B7694">
      <w:pPr>
        <w:pStyle w:val="Funotentext"/>
      </w:pPr>
      <w:r>
        <w:rPr>
          <w:rStyle w:val="Funotenzeichen"/>
        </w:rPr>
        <w:footnoteRef/>
      </w:r>
      <w:r>
        <w:t xml:space="preserve"> Siehe </w:t>
      </w:r>
      <w:r w:rsidRPr="00471C98">
        <w:t>https://www.neimagazine.com/features/featurehot-cell-robot-4483658/featurehot-cell-robot-4483658-462777.html</w:t>
      </w:r>
      <w:r>
        <w:t xml:space="preserve"> [Letzter Zugriff: 12.01.2019]</w:t>
      </w:r>
    </w:p>
  </w:footnote>
  <w:footnote w:id="3">
    <w:p w14:paraId="04772A8B" w14:textId="77777777" w:rsidR="0043313E" w:rsidRDefault="0043313E" w:rsidP="00EE11C2">
      <w:pPr>
        <w:pStyle w:val="Funotentext"/>
      </w:pPr>
      <w:r>
        <w:rPr>
          <w:rStyle w:val="Funotenzeichen"/>
        </w:rPr>
        <w:footnoteRef/>
      </w:r>
      <w:r>
        <w:t xml:space="preserve"> Vgl. Bruder, Jan „Praktische Realisierung einer haptischen Telerobotik-Steuerung für eine interaktive Nutzung“ [2009]</w:t>
      </w:r>
    </w:p>
  </w:footnote>
  <w:footnote w:id="4">
    <w:p w14:paraId="5C9803D8" w14:textId="77777777" w:rsidR="0043313E" w:rsidRDefault="0043313E" w:rsidP="009B7694">
      <w:pPr>
        <w:pStyle w:val="Funotentext"/>
      </w:pPr>
      <w:r>
        <w:rPr>
          <w:rStyle w:val="Funotenzeichen"/>
        </w:rPr>
        <w:footnoteRef/>
      </w:r>
      <w:r>
        <w:t xml:space="preserve"> Vgl. </w:t>
      </w:r>
      <w:r w:rsidRPr="00025E87">
        <w:t>https://www.dlr.de/desktopdefault.aspx/tabid-3228/5011_read-26483/5011_page-2/</w:t>
      </w:r>
    </w:p>
  </w:footnote>
  <w:footnote w:id="5">
    <w:p w14:paraId="72C0D0C0" w14:textId="04C56365" w:rsidR="0043313E" w:rsidRPr="007E0A44" w:rsidRDefault="0043313E" w:rsidP="00430B29">
      <w:pPr>
        <w:pStyle w:val="Funotentext"/>
      </w:pPr>
      <w:r>
        <w:rPr>
          <w:rStyle w:val="Funotenzeichen"/>
        </w:rPr>
        <w:footnoteRef/>
      </w:r>
      <w:r>
        <w:t xml:space="preserve"> Vgl. </w:t>
      </w:r>
      <w:r w:rsidRPr="007025E1">
        <w:t>https://www.zukunftsinstitut.de/artikel/virtual-reality-die-erschaffung-neuer-welten/</w:t>
      </w:r>
      <w:r w:rsidRPr="007E0A44">
        <w:t xml:space="preserve"> </w:t>
      </w:r>
    </w:p>
  </w:footnote>
  <w:footnote w:id="6">
    <w:p w14:paraId="6A1545FE" w14:textId="77777777" w:rsidR="0043313E" w:rsidRDefault="0043313E" w:rsidP="00430B29">
      <w:pPr>
        <w:pStyle w:val="Funotentext"/>
      </w:pPr>
      <w:r>
        <w:rPr>
          <w:rStyle w:val="Funotenzeichen"/>
        </w:rPr>
        <w:footnoteRef/>
      </w:r>
      <w:r>
        <w:t xml:space="preserve"> Vgl. </w:t>
      </w:r>
      <w:r w:rsidRPr="00353220">
        <w:t>https://wirtschaftslexikon.gabler.de/definition/virtuelle-realitaet-54243</w:t>
      </w:r>
    </w:p>
  </w:footnote>
  <w:footnote w:id="7">
    <w:p w14:paraId="4D2AFF02" w14:textId="77777777" w:rsidR="0043313E" w:rsidRDefault="0043313E" w:rsidP="00430B29">
      <w:pPr>
        <w:pStyle w:val="Funotentext"/>
      </w:pPr>
      <w:r>
        <w:rPr>
          <w:rStyle w:val="Funotenzeichen"/>
        </w:rPr>
        <w:footnoteRef/>
      </w:r>
      <w:r>
        <w:t xml:space="preserve"> Vgl. </w:t>
      </w:r>
      <w:r w:rsidRPr="00290BBC">
        <w:t>https://www.zukunftsinstitut.de/artikel/virtual-reality-die-erschaffung-neuer-welten/</w:t>
      </w:r>
    </w:p>
  </w:footnote>
  <w:footnote w:id="8">
    <w:p w14:paraId="0585D27C" w14:textId="77777777" w:rsidR="0043313E" w:rsidRDefault="0043313E" w:rsidP="00430B29">
      <w:pPr>
        <w:pStyle w:val="Funotentext"/>
      </w:pPr>
      <w:r>
        <w:rPr>
          <w:rStyle w:val="Funotenzeichen"/>
        </w:rPr>
        <w:footnoteRef/>
      </w:r>
      <w:r>
        <w:t xml:space="preserve"> Vgl. </w:t>
      </w:r>
      <w:r w:rsidRPr="00353220">
        <w:t>https://wirtschaftslexikon.gabler.de/definition/virtuelle-realitaet-54243</w:t>
      </w:r>
    </w:p>
  </w:footnote>
  <w:footnote w:id="9">
    <w:p w14:paraId="79E8A1F4" w14:textId="77777777" w:rsidR="0043313E" w:rsidRDefault="0043313E" w:rsidP="00430B29">
      <w:pPr>
        <w:pStyle w:val="Funotentext"/>
      </w:pPr>
      <w:r>
        <w:rPr>
          <w:rStyle w:val="Funotenzeichen"/>
        </w:rPr>
        <w:footnoteRef/>
      </w:r>
      <w:r>
        <w:t xml:space="preserve"> Vgl. </w:t>
      </w:r>
      <w:r w:rsidRPr="00683A7B">
        <w:t>http://www.inztitut.de/blog/glossar/immersion/</w:t>
      </w:r>
    </w:p>
  </w:footnote>
  <w:footnote w:id="10">
    <w:p w14:paraId="70E3343D" w14:textId="49B2F7C7" w:rsidR="0043313E" w:rsidRDefault="0043313E">
      <w:pPr>
        <w:pStyle w:val="Funotentext"/>
      </w:pPr>
      <w:r>
        <w:rPr>
          <w:rStyle w:val="Funotenzeichen"/>
        </w:rPr>
        <w:footnoteRef/>
      </w:r>
      <w:r>
        <w:t xml:space="preserve"> Siehe </w:t>
      </w:r>
      <w:r w:rsidRPr="00D227A7">
        <w:t>http://arvr3dmodelling.com/virtual-reality-vs-augmented-reality-vs-mixed-reality/</w:t>
      </w:r>
      <w:r>
        <w:t xml:space="preserve"> </w:t>
      </w:r>
    </w:p>
  </w:footnote>
  <w:footnote w:id="11">
    <w:p w14:paraId="6C9A15B5" w14:textId="77777777" w:rsidR="0043313E" w:rsidRDefault="0043313E" w:rsidP="00430B29">
      <w:pPr>
        <w:pStyle w:val="Funotentext"/>
      </w:pPr>
      <w:r>
        <w:rPr>
          <w:rStyle w:val="Funotenzeichen"/>
        </w:rPr>
        <w:footnoteRef/>
      </w:r>
      <w:r>
        <w:t xml:space="preserve"> Vgl. </w:t>
      </w:r>
      <w:r w:rsidRPr="00290BBC">
        <w:t>https://www.virtual-reality-magazin.de/themen/augmented-reality-vr</w:t>
      </w:r>
    </w:p>
  </w:footnote>
  <w:footnote w:id="12">
    <w:p w14:paraId="6E3FBB8F" w14:textId="77777777" w:rsidR="0043313E" w:rsidRDefault="0043313E">
      <w:pPr>
        <w:pStyle w:val="Funotentext"/>
      </w:pPr>
      <w:r>
        <w:rPr>
          <w:rStyle w:val="Funotenzeichen"/>
        </w:rPr>
        <w:footnoteRef/>
      </w:r>
      <w:r>
        <w:t xml:space="preserve"> Vgl. </w:t>
      </w:r>
      <w:r w:rsidRPr="00665086">
        <w:t>https://www.elektronik-kompendium.de/sites/com/2210231.htm</w:t>
      </w:r>
    </w:p>
  </w:footnote>
  <w:footnote w:id="13">
    <w:p w14:paraId="449240C4" w14:textId="3871C3B6" w:rsidR="0043313E" w:rsidRDefault="0043313E">
      <w:pPr>
        <w:pStyle w:val="Funotentext"/>
      </w:pPr>
      <w:r>
        <w:rPr>
          <w:rStyle w:val="Funotenzeichen"/>
        </w:rPr>
        <w:footnoteRef/>
      </w:r>
      <w:r>
        <w:t xml:space="preserve"> Vgl. </w:t>
      </w:r>
      <w:r w:rsidRPr="00D55C46">
        <w:t>https://www.softbankrobotics.com/emea/en/nao</w:t>
      </w:r>
      <w:r>
        <w:t xml:space="preserve"> [Letzter Zugriff: 14.04.2019]</w:t>
      </w:r>
    </w:p>
  </w:footnote>
  <w:footnote w:id="14">
    <w:p w14:paraId="0151AA23" w14:textId="77777777" w:rsidR="0043313E" w:rsidRDefault="0043313E" w:rsidP="007A7CA2">
      <w:pPr>
        <w:pStyle w:val="Funotentext"/>
      </w:pPr>
      <w:r>
        <w:rPr>
          <w:rStyle w:val="Funotenzeichen"/>
        </w:rPr>
        <w:footnoteRef/>
      </w:r>
      <w:r>
        <w:t xml:space="preserve"> Siehe </w:t>
      </w:r>
      <w:r w:rsidRPr="00285528">
        <w:t>https://www.generationrobots.com/de/401617-humanoider-roboter-nao-evolution-rot.html</w:t>
      </w:r>
    </w:p>
  </w:footnote>
  <w:footnote w:id="15">
    <w:p w14:paraId="52ED238C" w14:textId="63459197" w:rsidR="0043313E" w:rsidRPr="003F7355" w:rsidRDefault="0043313E">
      <w:pPr>
        <w:pStyle w:val="Funotentext"/>
        <w:rPr>
          <w:lang w:val="en-US"/>
        </w:rPr>
      </w:pPr>
      <w:r>
        <w:rPr>
          <w:rStyle w:val="Funotenzeichen"/>
        </w:rPr>
        <w:footnoteRef/>
      </w:r>
      <w:r w:rsidRPr="003F7355">
        <w:rPr>
          <w:lang w:val="en-US"/>
        </w:rPr>
        <w:t xml:space="preserve"> </w:t>
      </w:r>
      <w:proofErr w:type="spellStart"/>
      <w:r w:rsidRPr="00E02CFA">
        <w:rPr>
          <w:lang w:val="en-US"/>
        </w:rPr>
        <w:t>Vgl</w:t>
      </w:r>
      <w:proofErr w:type="spellEnd"/>
      <w:r w:rsidRPr="00E02CFA">
        <w:rPr>
          <w:lang w:val="en-US"/>
        </w:rPr>
        <w:t xml:space="preserve">. </w:t>
      </w:r>
      <w:proofErr w:type="spellStart"/>
      <w:r w:rsidRPr="00E02CFA">
        <w:rPr>
          <w:lang w:val="en-US"/>
        </w:rPr>
        <w:t>Seo</w:t>
      </w:r>
      <w:proofErr w:type="spellEnd"/>
      <w:r w:rsidRPr="00E02CFA">
        <w:rPr>
          <w:lang w:val="en-US"/>
        </w:rPr>
        <w:t xml:space="preserve">, </w:t>
      </w:r>
      <w:proofErr w:type="spellStart"/>
      <w:r w:rsidRPr="00E02CFA">
        <w:rPr>
          <w:lang w:val="en-US"/>
        </w:rPr>
        <w:t>Kisung</w:t>
      </w:r>
      <w:proofErr w:type="spellEnd"/>
      <w:r w:rsidRPr="00E02CFA">
        <w:rPr>
          <w:lang w:val="en-US"/>
        </w:rPr>
        <w:t xml:space="preserve"> „Using NAO – Introduction to interactive humanoid robots“</w:t>
      </w:r>
    </w:p>
  </w:footnote>
  <w:footnote w:id="16">
    <w:p w14:paraId="1FE16613" w14:textId="77777777" w:rsidR="0043313E" w:rsidRDefault="0043313E" w:rsidP="00C57EAB">
      <w:pPr>
        <w:pStyle w:val="Funotentext"/>
      </w:pPr>
      <w:r>
        <w:rPr>
          <w:rStyle w:val="Funotenzeichen"/>
        </w:rPr>
        <w:footnoteRef/>
      </w:r>
      <w:r>
        <w:t xml:space="preserve"> Vgl. ALDEBARAN DOCUMENTATION </w:t>
      </w:r>
      <w:r w:rsidRPr="002F3FD6">
        <w:t>http://doc.aldebaran.com/2-4/software/choregraphe/choregraphe_overview.html</w:t>
      </w:r>
      <w:r>
        <w:t xml:space="preserve"> [Letzter Zugriff: 11.04.2019]</w:t>
      </w:r>
    </w:p>
  </w:footnote>
  <w:footnote w:id="17">
    <w:p w14:paraId="6E79913E" w14:textId="77777777" w:rsidR="0043313E" w:rsidRDefault="0043313E" w:rsidP="00D32396">
      <w:pPr>
        <w:pStyle w:val="Funotentext"/>
      </w:pPr>
      <w:r>
        <w:rPr>
          <w:rStyle w:val="Funotenzeichen"/>
        </w:rPr>
        <w:footnoteRef/>
      </w:r>
      <w:r>
        <w:t xml:space="preserve"> Siehe </w:t>
      </w:r>
      <w:r w:rsidRPr="000A002B">
        <w:t>https://www.vive.com/de/product/vive-pro/</w:t>
      </w:r>
    </w:p>
  </w:footnote>
  <w:footnote w:id="18">
    <w:p w14:paraId="48C5DA21" w14:textId="77777777" w:rsidR="0043313E" w:rsidRDefault="0043313E">
      <w:pPr>
        <w:pStyle w:val="Funotentext"/>
      </w:pPr>
      <w:r>
        <w:rPr>
          <w:rStyle w:val="Funotenzeichen"/>
        </w:rPr>
        <w:footnoteRef/>
      </w:r>
      <w:r>
        <w:t xml:space="preserve"> Vgl. </w:t>
      </w:r>
      <w:r w:rsidRPr="002E304D">
        <w:t>https://www.vive.com/de/product/vive-pro-starter-kit/?gclid=Cj0KCQjwyoHlBRCNARIsAFjKJ6Cu3-S1YzX5OfBx3iI5psCH8nb8suJPLiMYi_mo6je9G4fVAgkNCWcaAvXvEALw_wcB</w:t>
      </w:r>
    </w:p>
  </w:footnote>
  <w:footnote w:id="19">
    <w:p w14:paraId="694DFF53" w14:textId="77777777" w:rsidR="0043313E" w:rsidRDefault="0043313E" w:rsidP="00430B29">
      <w:pPr>
        <w:pStyle w:val="Funotentext"/>
      </w:pPr>
      <w:r>
        <w:rPr>
          <w:rStyle w:val="Funotenzeichen"/>
        </w:rPr>
        <w:footnoteRef/>
      </w:r>
      <w:r>
        <w:t xml:space="preserve"> Siehe</w:t>
      </w:r>
      <w:r w:rsidRPr="00181350">
        <w:t xml:space="preserve"> https://unity3d.com/de/what-is-a-game-engine</w:t>
      </w:r>
    </w:p>
  </w:footnote>
  <w:footnote w:id="20">
    <w:p w14:paraId="7048FD19" w14:textId="77777777" w:rsidR="0043313E" w:rsidRDefault="0043313E" w:rsidP="00430B29">
      <w:pPr>
        <w:pStyle w:val="Funotentext"/>
      </w:pPr>
      <w:r>
        <w:rPr>
          <w:rStyle w:val="Funotenzeichen"/>
        </w:rPr>
        <w:footnoteRef/>
      </w:r>
      <w:r>
        <w:t xml:space="preserve"> Vgl. </w:t>
      </w:r>
      <w:r w:rsidRPr="00181350">
        <w:t>https://unity3d.com/de/what-is-a-game-engine</w:t>
      </w:r>
    </w:p>
  </w:footnote>
  <w:footnote w:id="21">
    <w:p w14:paraId="2B0BCA57" w14:textId="4011788F" w:rsidR="0043313E" w:rsidRPr="007713C8" w:rsidRDefault="0043313E" w:rsidP="00427C17">
      <w:pPr>
        <w:pStyle w:val="Funotentext"/>
      </w:pPr>
      <w:r>
        <w:rPr>
          <w:rStyle w:val="Funotenzeichen"/>
        </w:rPr>
        <w:footnoteRef/>
      </w:r>
      <w:r>
        <w:t xml:space="preserve"> Vgl. </w:t>
      </w:r>
      <w:r w:rsidRPr="007713C8">
        <w:t>https://msdn.microsoft.com/de-de/magazine/dn759441.aspx [Letzt</w:t>
      </w:r>
      <w:r>
        <w:t>er Zugriff: 12.03.2019]</w:t>
      </w:r>
    </w:p>
  </w:footnote>
  <w:footnote w:id="22">
    <w:p w14:paraId="380BF149" w14:textId="692325BB" w:rsidR="0043313E" w:rsidRDefault="0043313E">
      <w:pPr>
        <w:pStyle w:val="Funotentext"/>
      </w:pPr>
      <w:r>
        <w:rPr>
          <w:rStyle w:val="Funotenzeichen"/>
        </w:rPr>
        <w:footnoteRef/>
      </w:r>
      <w:r>
        <w:t xml:space="preserve"> Vgl. </w:t>
      </w:r>
      <w:r w:rsidRPr="00A86CCD">
        <w:t>https://unity3d.com/de/programming-in-unity</w:t>
      </w:r>
      <w:r>
        <w:t xml:space="preserve"> [Letzter Zugriff: 06.04.2019]</w:t>
      </w:r>
    </w:p>
  </w:footnote>
  <w:footnote w:id="23">
    <w:p w14:paraId="3AB314DF" w14:textId="6D6D3046" w:rsidR="0043313E" w:rsidRDefault="0043313E">
      <w:pPr>
        <w:pStyle w:val="Funotentext"/>
      </w:pPr>
      <w:r>
        <w:rPr>
          <w:rStyle w:val="Funotenzeichen"/>
        </w:rPr>
        <w:footnoteRef/>
      </w:r>
      <w:r>
        <w:t xml:space="preserve"> Vgl. </w:t>
      </w:r>
      <w:r w:rsidRPr="007713C8">
        <w:t>https://assetstore.unity.com/packages/tools/integration/steamvr-plugin-32647</w:t>
      </w:r>
      <w:r>
        <w:t xml:space="preserve"> </w:t>
      </w:r>
      <w:r>
        <w:br/>
        <w:t xml:space="preserve">    [Letzter Zugriff: 06.04.2019]</w:t>
      </w:r>
    </w:p>
  </w:footnote>
  <w:footnote w:id="24">
    <w:p w14:paraId="03348808" w14:textId="2F5EE970" w:rsidR="0043313E" w:rsidRPr="0021311C" w:rsidRDefault="0043313E" w:rsidP="00C47C49">
      <w:pPr>
        <w:pStyle w:val="Funotentext"/>
      </w:pPr>
      <w:r>
        <w:rPr>
          <w:rStyle w:val="Funotenzeichen"/>
        </w:rPr>
        <w:footnoteRef/>
      </w:r>
      <w:r w:rsidRPr="0021311C">
        <w:t xml:space="preserve"> Vgl. https://medium.com/aol-alpha/how-to-design-vr-skyboxes-d460e9eb5a75 [Letz</w:t>
      </w:r>
      <w:r>
        <w:t>ter Zugriff</w:t>
      </w:r>
      <w:r w:rsidRPr="0021311C">
        <w:t>: 31.03.2019]</w:t>
      </w:r>
    </w:p>
  </w:footnote>
  <w:footnote w:id="25">
    <w:p w14:paraId="1153464B" w14:textId="7A23DF8A" w:rsidR="0043313E" w:rsidRPr="0021311C" w:rsidRDefault="0043313E">
      <w:pPr>
        <w:pStyle w:val="Funotentext"/>
      </w:pPr>
      <w:r>
        <w:rPr>
          <w:rStyle w:val="Funotenzeichen"/>
        </w:rPr>
        <w:footnoteRef/>
      </w:r>
      <w:r w:rsidRPr="0021311C">
        <w:t xml:space="preserve"> Vgl. https://unity3d.com/de/learn/tutorials/topics/graphics/using-skyboxes [Letz</w:t>
      </w:r>
      <w:r>
        <w:t>ter Zugriff</w:t>
      </w:r>
      <w:r w:rsidRPr="0021311C">
        <w:t>: 31.03.2019]</w:t>
      </w:r>
    </w:p>
  </w:footnote>
  <w:footnote w:id="26">
    <w:p w14:paraId="42BC653E" w14:textId="588559B9" w:rsidR="0043313E" w:rsidRPr="004154DB" w:rsidRDefault="0043313E">
      <w:pPr>
        <w:pStyle w:val="Funotentext"/>
      </w:pPr>
      <w:r>
        <w:rPr>
          <w:rStyle w:val="Funotenzeichen"/>
        </w:rPr>
        <w:footnoteRef/>
      </w:r>
      <w:r w:rsidRPr="004154DB">
        <w:t xml:space="preserve"> Vgl. https://medium.com/aol-alpha/how-to-design-vr-skyboxes-d460e9eb5a75 [Letzter Zugriff: 31.03.2019]</w:t>
      </w:r>
    </w:p>
  </w:footnote>
  <w:footnote w:id="27">
    <w:p w14:paraId="2CE37328" w14:textId="1200BC46" w:rsidR="00954023" w:rsidRDefault="00954023">
      <w:pPr>
        <w:pStyle w:val="Funotentext"/>
      </w:pPr>
      <w:r>
        <w:rPr>
          <w:rStyle w:val="Funotenzeichen"/>
        </w:rPr>
        <w:footnoteRef/>
      </w:r>
      <w:r>
        <w:t xml:space="preserve"> Vgl. </w:t>
      </w:r>
      <w:r w:rsidRPr="00954023">
        <w:t>http://doc.aldebaran.com/2-5/naoqi/motion/alrobotposture.html#alrobotposture</w:t>
      </w:r>
      <w:r>
        <w:t xml:space="preserve"> </w:t>
      </w:r>
      <w:r>
        <w:br/>
        <w:t xml:space="preserve">   </w:t>
      </w:r>
      <w:r w:rsidR="00066ED2">
        <w:t xml:space="preserve"> </w:t>
      </w:r>
      <w:r>
        <w:t>[Letzter Zugriff: 16.04.2019]</w:t>
      </w:r>
    </w:p>
  </w:footnote>
  <w:footnote w:id="28">
    <w:p w14:paraId="11F0B235" w14:textId="03179AD6" w:rsidR="00F91124" w:rsidRPr="00524AF9" w:rsidRDefault="00F91124">
      <w:pPr>
        <w:pStyle w:val="Funotentext"/>
      </w:pPr>
      <w:r>
        <w:rPr>
          <w:rStyle w:val="Funotenzeichen"/>
        </w:rPr>
        <w:footnoteRef/>
      </w:r>
      <w:r w:rsidRPr="00524AF9">
        <w:t xml:space="preserve"> </w:t>
      </w:r>
      <w:r w:rsidR="00524AF9" w:rsidRPr="00524AF9">
        <w:t>Vgl. http://doc.aldebaran.com/2-5/naoqi/motion/almotion.html#almotion [Letz</w:t>
      </w:r>
      <w:r w:rsidR="00524AF9">
        <w:t>ter Zugriff: 16.04.2019]</w:t>
      </w:r>
    </w:p>
  </w:footnote>
  <w:footnote w:id="29">
    <w:p w14:paraId="03CAE2C3" w14:textId="20705FDE" w:rsidR="005603F2" w:rsidRPr="005603F2" w:rsidRDefault="005603F2">
      <w:pPr>
        <w:pStyle w:val="Funotentext"/>
      </w:pPr>
      <w:r>
        <w:rPr>
          <w:rStyle w:val="Funotenzeichen"/>
        </w:rPr>
        <w:footnoteRef/>
      </w:r>
      <w:r>
        <w:t xml:space="preserve"> Vgl. </w:t>
      </w:r>
      <w:r w:rsidRPr="005603F2">
        <w:t xml:space="preserve">http://doc.aldebaran.com/2-5/naoqi/vision/alvideodevice-api.html#alvideodevice-api </w:t>
      </w:r>
      <w:r>
        <w:br/>
        <w:t xml:space="preserve">    </w:t>
      </w:r>
      <w:r w:rsidRPr="005603F2">
        <w:t>[Letz</w:t>
      </w:r>
      <w:r>
        <w:t>ter Zugriff: 16.04.2019]</w:t>
      </w:r>
    </w:p>
  </w:footnote>
  <w:footnote w:id="30">
    <w:p w14:paraId="20F5479C" w14:textId="77777777" w:rsidR="007F2382" w:rsidRPr="005603F2" w:rsidRDefault="007F2382" w:rsidP="007F2382">
      <w:pPr>
        <w:pStyle w:val="Funotentext"/>
      </w:pPr>
      <w:r>
        <w:rPr>
          <w:rStyle w:val="Funotenzeichen"/>
        </w:rPr>
        <w:footnoteRef/>
      </w:r>
      <w:r>
        <w:t xml:space="preserve"> Vgl. </w:t>
      </w:r>
      <w:r w:rsidRPr="005603F2">
        <w:t xml:space="preserve">http://doc.aldebaran.com/2-5/naoqi/vision/alvideodevice-api.html#alvideodevice-api </w:t>
      </w:r>
      <w:r>
        <w:br/>
        <w:t xml:space="preserve">    </w:t>
      </w:r>
      <w:r w:rsidRPr="005603F2">
        <w:t>[Letz</w:t>
      </w:r>
      <w:r>
        <w:t>ter Zugriff: 16.04.2019]</w:t>
      </w:r>
    </w:p>
  </w:footnote>
  <w:footnote w:id="31">
    <w:p w14:paraId="629775B2" w14:textId="77CBAB62" w:rsidR="00072568" w:rsidRDefault="00072568">
      <w:pPr>
        <w:pStyle w:val="Funotentext"/>
      </w:pPr>
      <w:r>
        <w:rPr>
          <w:rStyle w:val="Funotenzeichen"/>
        </w:rPr>
        <w:footnoteRef/>
      </w:r>
      <w:r>
        <w:t xml:space="preserve"> Vgl. </w:t>
      </w:r>
      <w:r w:rsidRPr="00072568">
        <w:t>http://doc.aldebaran.com/2-5/naoqi/audio/altexttospeech.html#altexttospeech</w:t>
      </w:r>
      <w:r>
        <w:t xml:space="preserve"> </w:t>
      </w:r>
      <w:r>
        <w:br/>
        <w:t xml:space="preserve">    [Letzter Zugriff: 16.04.2019]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8E908" w14:textId="77777777" w:rsidR="0043313E" w:rsidRDefault="0043313E"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8240" behindDoc="1" locked="0" layoutInCell="1" allowOverlap="1" wp14:anchorId="562AE278" wp14:editId="463EFB32">
          <wp:simplePos x="0" y="0"/>
          <wp:positionH relativeFrom="margin">
            <wp:align>left</wp:align>
          </wp:positionH>
          <wp:positionV relativeFrom="paragraph">
            <wp:posOffset>-175260</wp:posOffset>
          </wp:positionV>
          <wp:extent cx="1274445" cy="532130"/>
          <wp:effectExtent l="0" t="0" r="1905"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14:paraId="3CD0D27D" w14:textId="77777777" w:rsidR="0043313E" w:rsidRDefault="0043313E" w:rsidP="004077E9">
    <w:pPr>
      <w:pStyle w:val="Kopfzeile"/>
      <w:tabs>
        <w:tab w:val="right" w:pos="9356"/>
      </w:tabs>
      <w:rPr>
        <w:rFonts w:ascii="Siemens Sans SC Black" w:hAnsi="Siemens Sans SC Black" w:cs="Times New Roman"/>
        <w:b/>
        <w:sz w:val="40"/>
        <w:szCs w:val="40"/>
      </w:rPr>
    </w:pPr>
  </w:p>
  <w:p w14:paraId="3227E58B" w14:textId="77777777" w:rsidR="0043313E" w:rsidRDefault="0043313E" w:rsidP="004077E9">
    <w:pPr>
      <w:pStyle w:val="Kopfzeile"/>
      <w:tabs>
        <w:tab w:val="right" w:pos="9356"/>
      </w:tabs>
      <w:rPr>
        <w:rFonts w:ascii="Siemens Sans SC Black" w:hAnsi="Siemens Sans SC Black" w:cs="Times New Roman"/>
        <w:b/>
        <w:sz w:val="40"/>
        <w:szCs w:val="40"/>
      </w:rPr>
    </w:pPr>
  </w:p>
  <w:p w14:paraId="3F9DE10F" w14:textId="77777777" w:rsidR="0043313E" w:rsidRPr="004077E9" w:rsidRDefault="0043313E"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942"/>
    <w:multiLevelType w:val="hybridMultilevel"/>
    <w:tmpl w:val="4F2CB6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1BF065C"/>
    <w:multiLevelType w:val="hybridMultilevel"/>
    <w:tmpl w:val="621EA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FA44FE"/>
    <w:multiLevelType w:val="hybridMultilevel"/>
    <w:tmpl w:val="1F86A4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6B7C52"/>
    <w:multiLevelType w:val="hybridMultilevel"/>
    <w:tmpl w:val="331E762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DFB69CE"/>
    <w:multiLevelType w:val="hybridMultilevel"/>
    <w:tmpl w:val="9C3423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86420A"/>
    <w:multiLevelType w:val="hybridMultilevel"/>
    <w:tmpl w:val="36B65BDC"/>
    <w:lvl w:ilvl="0" w:tplc="1B3415CA">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EFD64D8"/>
    <w:multiLevelType w:val="hybridMultilevel"/>
    <w:tmpl w:val="23EEA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01393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0C86B5B"/>
    <w:multiLevelType w:val="hybridMultilevel"/>
    <w:tmpl w:val="7D186C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3886C52"/>
    <w:multiLevelType w:val="multilevel"/>
    <w:tmpl w:val="37CCEBC2"/>
    <w:lvl w:ilvl="0">
      <w:start w:val="1"/>
      <w:numFmt w:val="decimal"/>
      <w:lvlText w:val="%1."/>
      <w:lvlJc w:val="left"/>
      <w:pPr>
        <w:ind w:left="360" w:hanging="360"/>
      </w:pPr>
      <w:rPr>
        <w:color w:val="auto"/>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D7A3AE9"/>
    <w:multiLevelType w:val="hybridMultilevel"/>
    <w:tmpl w:val="59CEC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E1D2BEE"/>
    <w:multiLevelType w:val="hybridMultilevel"/>
    <w:tmpl w:val="28FCBD1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2"/>
  </w:num>
  <w:num w:numId="3">
    <w:abstractNumId w:val="7"/>
  </w:num>
  <w:num w:numId="4">
    <w:abstractNumId w:val="4"/>
  </w:num>
  <w:num w:numId="5">
    <w:abstractNumId w:val="0"/>
  </w:num>
  <w:num w:numId="6">
    <w:abstractNumId w:val="10"/>
  </w:num>
  <w:num w:numId="7">
    <w:abstractNumId w:val="11"/>
  </w:num>
  <w:num w:numId="8">
    <w:abstractNumId w:val="6"/>
  </w:num>
  <w:num w:numId="9">
    <w:abstractNumId w:val="1"/>
  </w:num>
  <w:num w:numId="10">
    <w:abstractNumId w:val="2"/>
  </w:num>
  <w:num w:numId="11">
    <w:abstractNumId w:val="8"/>
  </w:num>
  <w:num w:numId="12">
    <w:abstractNumId w:val="5"/>
  </w:num>
  <w:num w:numId="13">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a Schmidt">
    <w15:presenceInfo w15:providerId="Windows Live" w15:userId="a6b23e99b75a8a99"/>
  </w15:person>
  <w15:person w15:author="Fa Do">
    <w15:presenceInfo w15:providerId="Windows Live" w15:userId="e559ac6e065b6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15F71"/>
    <w:rsid w:val="0002207F"/>
    <w:rsid w:val="00023E65"/>
    <w:rsid w:val="000244B6"/>
    <w:rsid w:val="00025BC8"/>
    <w:rsid w:val="00025DC8"/>
    <w:rsid w:val="00025E87"/>
    <w:rsid w:val="000302BD"/>
    <w:rsid w:val="000303E1"/>
    <w:rsid w:val="000310BE"/>
    <w:rsid w:val="0003659E"/>
    <w:rsid w:val="0003715F"/>
    <w:rsid w:val="00040DDB"/>
    <w:rsid w:val="00043811"/>
    <w:rsid w:val="000466C1"/>
    <w:rsid w:val="000577E8"/>
    <w:rsid w:val="00060BB5"/>
    <w:rsid w:val="000611CE"/>
    <w:rsid w:val="00061409"/>
    <w:rsid w:val="00063DDA"/>
    <w:rsid w:val="00066ED2"/>
    <w:rsid w:val="00067766"/>
    <w:rsid w:val="0007189B"/>
    <w:rsid w:val="00072568"/>
    <w:rsid w:val="00091D4B"/>
    <w:rsid w:val="000940B6"/>
    <w:rsid w:val="00097111"/>
    <w:rsid w:val="00097CFF"/>
    <w:rsid w:val="000A002B"/>
    <w:rsid w:val="000A264D"/>
    <w:rsid w:val="000A2D59"/>
    <w:rsid w:val="000A453B"/>
    <w:rsid w:val="000A5513"/>
    <w:rsid w:val="000B20B3"/>
    <w:rsid w:val="000B53A5"/>
    <w:rsid w:val="000C3BEB"/>
    <w:rsid w:val="000C5115"/>
    <w:rsid w:val="000C6C3A"/>
    <w:rsid w:val="000C7ECB"/>
    <w:rsid w:val="000D16A6"/>
    <w:rsid w:val="000D1A55"/>
    <w:rsid w:val="000E0A57"/>
    <w:rsid w:val="000E3E0C"/>
    <w:rsid w:val="000E4738"/>
    <w:rsid w:val="000E5723"/>
    <w:rsid w:val="000F4545"/>
    <w:rsid w:val="000F6637"/>
    <w:rsid w:val="0010230F"/>
    <w:rsid w:val="00102663"/>
    <w:rsid w:val="00106258"/>
    <w:rsid w:val="00112982"/>
    <w:rsid w:val="00112AD2"/>
    <w:rsid w:val="00113CF2"/>
    <w:rsid w:val="00114EA3"/>
    <w:rsid w:val="0011753B"/>
    <w:rsid w:val="00117A85"/>
    <w:rsid w:val="00117B2C"/>
    <w:rsid w:val="001246AD"/>
    <w:rsid w:val="00124FF5"/>
    <w:rsid w:val="00125CF1"/>
    <w:rsid w:val="00127C76"/>
    <w:rsid w:val="00130CB3"/>
    <w:rsid w:val="00130E03"/>
    <w:rsid w:val="00136CBD"/>
    <w:rsid w:val="0013727A"/>
    <w:rsid w:val="00137690"/>
    <w:rsid w:val="00142657"/>
    <w:rsid w:val="0014672F"/>
    <w:rsid w:val="001503C2"/>
    <w:rsid w:val="001524D0"/>
    <w:rsid w:val="00153A27"/>
    <w:rsid w:val="001549D7"/>
    <w:rsid w:val="00161E0F"/>
    <w:rsid w:val="00162B3A"/>
    <w:rsid w:val="001700AD"/>
    <w:rsid w:val="00172191"/>
    <w:rsid w:val="00181350"/>
    <w:rsid w:val="00181A60"/>
    <w:rsid w:val="00183689"/>
    <w:rsid w:val="00186EF0"/>
    <w:rsid w:val="00187099"/>
    <w:rsid w:val="0019039D"/>
    <w:rsid w:val="001B0F79"/>
    <w:rsid w:val="001C239D"/>
    <w:rsid w:val="001C24ED"/>
    <w:rsid w:val="001C2567"/>
    <w:rsid w:val="001C31AC"/>
    <w:rsid w:val="001C31D8"/>
    <w:rsid w:val="001C4A9A"/>
    <w:rsid w:val="001C6B6F"/>
    <w:rsid w:val="001D0E99"/>
    <w:rsid w:val="001D496E"/>
    <w:rsid w:val="001D609B"/>
    <w:rsid w:val="001E139E"/>
    <w:rsid w:val="001E2F6E"/>
    <w:rsid w:val="001E307F"/>
    <w:rsid w:val="001E3ACC"/>
    <w:rsid w:val="001E5225"/>
    <w:rsid w:val="001E7381"/>
    <w:rsid w:val="001F13E9"/>
    <w:rsid w:val="001F2012"/>
    <w:rsid w:val="001F490E"/>
    <w:rsid w:val="001F65B0"/>
    <w:rsid w:val="001F73D6"/>
    <w:rsid w:val="001F7927"/>
    <w:rsid w:val="002002CE"/>
    <w:rsid w:val="00200BCF"/>
    <w:rsid w:val="002038C7"/>
    <w:rsid w:val="00205132"/>
    <w:rsid w:val="00206878"/>
    <w:rsid w:val="00207988"/>
    <w:rsid w:val="00210F07"/>
    <w:rsid w:val="0021311C"/>
    <w:rsid w:val="0022519E"/>
    <w:rsid w:val="00225E2F"/>
    <w:rsid w:val="00227348"/>
    <w:rsid w:val="00227831"/>
    <w:rsid w:val="0023222D"/>
    <w:rsid w:val="00232493"/>
    <w:rsid w:val="002358D2"/>
    <w:rsid w:val="0023619B"/>
    <w:rsid w:val="00236EE4"/>
    <w:rsid w:val="00241BE9"/>
    <w:rsid w:val="0024263E"/>
    <w:rsid w:val="002503E6"/>
    <w:rsid w:val="00256D7A"/>
    <w:rsid w:val="00256FC6"/>
    <w:rsid w:val="002573F0"/>
    <w:rsid w:val="00260174"/>
    <w:rsid w:val="00265EFC"/>
    <w:rsid w:val="00270D64"/>
    <w:rsid w:val="00272E47"/>
    <w:rsid w:val="0028147F"/>
    <w:rsid w:val="00285528"/>
    <w:rsid w:val="00290BBC"/>
    <w:rsid w:val="0029279C"/>
    <w:rsid w:val="002966BF"/>
    <w:rsid w:val="002A4E65"/>
    <w:rsid w:val="002B3F81"/>
    <w:rsid w:val="002B764D"/>
    <w:rsid w:val="002C0748"/>
    <w:rsid w:val="002C1AC1"/>
    <w:rsid w:val="002C70BB"/>
    <w:rsid w:val="002D06BE"/>
    <w:rsid w:val="002D151C"/>
    <w:rsid w:val="002D386A"/>
    <w:rsid w:val="002E0DAA"/>
    <w:rsid w:val="002E304D"/>
    <w:rsid w:val="002F182B"/>
    <w:rsid w:val="002F1CCE"/>
    <w:rsid w:val="002F3FD6"/>
    <w:rsid w:val="00304B52"/>
    <w:rsid w:val="00307565"/>
    <w:rsid w:val="00307790"/>
    <w:rsid w:val="00317FF5"/>
    <w:rsid w:val="00320F2E"/>
    <w:rsid w:val="00333011"/>
    <w:rsid w:val="003351C6"/>
    <w:rsid w:val="00335271"/>
    <w:rsid w:val="00337B32"/>
    <w:rsid w:val="003403B8"/>
    <w:rsid w:val="00343FA9"/>
    <w:rsid w:val="003468DB"/>
    <w:rsid w:val="0034778E"/>
    <w:rsid w:val="0035129A"/>
    <w:rsid w:val="00353220"/>
    <w:rsid w:val="00353597"/>
    <w:rsid w:val="00353891"/>
    <w:rsid w:val="00354F3C"/>
    <w:rsid w:val="0035735E"/>
    <w:rsid w:val="00361254"/>
    <w:rsid w:val="00373D6C"/>
    <w:rsid w:val="00373DF8"/>
    <w:rsid w:val="00375F14"/>
    <w:rsid w:val="00376877"/>
    <w:rsid w:val="00377B1E"/>
    <w:rsid w:val="003840B6"/>
    <w:rsid w:val="00386D79"/>
    <w:rsid w:val="00387052"/>
    <w:rsid w:val="00396508"/>
    <w:rsid w:val="00396CC3"/>
    <w:rsid w:val="003A145C"/>
    <w:rsid w:val="003A373F"/>
    <w:rsid w:val="003A4C23"/>
    <w:rsid w:val="003A6C2F"/>
    <w:rsid w:val="003B205D"/>
    <w:rsid w:val="003B4BA1"/>
    <w:rsid w:val="003B536B"/>
    <w:rsid w:val="003B65C1"/>
    <w:rsid w:val="003B669F"/>
    <w:rsid w:val="003C428B"/>
    <w:rsid w:val="003D38B9"/>
    <w:rsid w:val="003D7EB0"/>
    <w:rsid w:val="003E1342"/>
    <w:rsid w:val="003E25C6"/>
    <w:rsid w:val="003E3E0F"/>
    <w:rsid w:val="003F112A"/>
    <w:rsid w:val="003F7355"/>
    <w:rsid w:val="00402FF3"/>
    <w:rsid w:val="004072A6"/>
    <w:rsid w:val="004077E9"/>
    <w:rsid w:val="004112F9"/>
    <w:rsid w:val="00411ABE"/>
    <w:rsid w:val="004127C8"/>
    <w:rsid w:val="00412BE6"/>
    <w:rsid w:val="00414C01"/>
    <w:rsid w:val="0041501C"/>
    <w:rsid w:val="004154DB"/>
    <w:rsid w:val="004174AF"/>
    <w:rsid w:val="004275B2"/>
    <w:rsid w:val="00427C17"/>
    <w:rsid w:val="00430B29"/>
    <w:rsid w:val="0043313E"/>
    <w:rsid w:val="00444E64"/>
    <w:rsid w:val="004459CA"/>
    <w:rsid w:val="00445C84"/>
    <w:rsid w:val="004477A2"/>
    <w:rsid w:val="00461A40"/>
    <w:rsid w:val="004660F1"/>
    <w:rsid w:val="00471C98"/>
    <w:rsid w:val="00472435"/>
    <w:rsid w:val="00474009"/>
    <w:rsid w:val="004755CE"/>
    <w:rsid w:val="00475CBE"/>
    <w:rsid w:val="00482480"/>
    <w:rsid w:val="00490AE8"/>
    <w:rsid w:val="0049149E"/>
    <w:rsid w:val="0049394D"/>
    <w:rsid w:val="004A12C1"/>
    <w:rsid w:val="004A3DAD"/>
    <w:rsid w:val="004A5B9F"/>
    <w:rsid w:val="004A6E58"/>
    <w:rsid w:val="004A7491"/>
    <w:rsid w:val="004B3187"/>
    <w:rsid w:val="004C21AD"/>
    <w:rsid w:val="004C5CF6"/>
    <w:rsid w:val="004C6425"/>
    <w:rsid w:val="004D3AEF"/>
    <w:rsid w:val="004D4676"/>
    <w:rsid w:val="004E20CE"/>
    <w:rsid w:val="004E2D77"/>
    <w:rsid w:val="004E62D2"/>
    <w:rsid w:val="004E685A"/>
    <w:rsid w:val="004F5052"/>
    <w:rsid w:val="004F7BCA"/>
    <w:rsid w:val="00503101"/>
    <w:rsid w:val="00504946"/>
    <w:rsid w:val="00504B67"/>
    <w:rsid w:val="00505E0C"/>
    <w:rsid w:val="00506159"/>
    <w:rsid w:val="00506465"/>
    <w:rsid w:val="00506C49"/>
    <w:rsid w:val="005117B1"/>
    <w:rsid w:val="005130B2"/>
    <w:rsid w:val="00515B31"/>
    <w:rsid w:val="00520A7C"/>
    <w:rsid w:val="00523A8A"/>
    <w:rsid w:val="00523AAE"/>
    <w:rsid w:val="005249EA"/>
    <w:rsid w:val="00524AF9"/>
    <w:rsid w:val="005257AA"/>
    <w:rsid w:val="00527F48"/>
    <w:rsid w:val="005319B0"/>
    <w:rsid w:val="00535DB6"/>
    <w:rsid w:val="0054164A"/>
    <w:rsid w:val="0054253C"/>
    <w:rsid w:val="005425F8"/>
    <w:rsid w:val="00542D4A"/>
    <w:rsid w:val="0055005F"/>
    <w:rsid w:val="00551234"/>
    <w:rsid w:val="0055128F"/>
    <w:rsid w:val="005603F2"/>
    <w:rsid w:val="00561DF4"/>
    <w:rsid w:val="00561E2B"/>
    <w:rsid w:val="0056550A"/>
    <w:rsid w:val="005737AE"/>
    <w:rsid w:val="00573A10"/>
    <w:rsid w:val="005763C4"/>
    <w:rsid w:val="0057679B"/>
    <w:rsid w:val="00576963"/>
    <w:rsid w:val="00580A72"/>
    <w:rsid w:val="00580B20"/>
    <w:rsid w:val="00583E1D"/>
    <w:rsid w:val="00587A35"/>
    <w:rsid w:val="0059594E"/>
    <w:rsid w:val="00595A32"/>
    <w:rsid w:val="005A35DB"/>
    <w:rsid w:val="005A46F6"/>
    <w:rsid w:val="005A687E"/>
    <w:rsid w:val="005B28D9"/>
    <w:rsid w:val="005B31AA"/>
    <w:rsid w:val="005B323F"/>
    <w:rsid w:val="005B6A89"/>
    <w:rsid w:val="005C5166"/>
    <w:rsid w:val="005D3E8B"/>
    <w:rsid w:val="005D6E04"/>
    <w:rsid w:val="005E02C3"/>
    <w:rsid w:val="005E09EB"/>
    <w:rsid w:val="005E18EC"/>
    <w:rsid w:val="005E4237"/>
    <w:rsid w:val="005E7CFA"/>
    <w:rsid w:val="005F2381"/>
    <w:rsid w:val="005F25A8"/>
    <w:rsid w:val="005F4187"/>
    <w:rsid w:val="005F4C19"/>
    <w:rsid w:val="005F626A"/>
    <w:rsid w:val="0060332A"/>
    <w:rsid w:val="006045A9"/>
    <w:rsid w:val="00607780"/>
    <w:rsid w:val="00610BC8"/>
    <w:rsid w:val="00612472"/>
    <w:rsid w:val="00614F48"/>
    <w:rsid w:val="006151B2"/>
    <w:rsid w:val="0062117C"/>
    <w:rsid w:val="006216CC"/>
    <w:rsid w:val="00624407"/>
    <w:rsid w:val="00627064"/>
    <w:rsid w:val="0063025E"/>
    <w:rsid w:val="00631175"/>
    <w:rsid w:val="006315CB"/>
    <w:rsid w:val="00635051"/>
    <w:rsid w:val="0064053F"/>
    <w:rsid w:val="00650EA0"/>
    <w:rsid w:val="00652C58"/>
    <w:rsid w:val="006552FD"/>
    <w:rsid w:val="00655EC9"/>
    <w:rsid w:val="00656FF5"/>
    <w:rsid w:val="00662E50"/>
    <w:rsid w:val="006634E6"/>
    <w:rsid w:val="00664A63"/>
    <w:rsid w:val="00665086"/>
    <w:rsid w:val="0066581D"/>
    <w:rsid w:val="00666F0F"/>
    <w:rsid w:val="00670661"/>
    <w:rsid w:val="00671A32"/>
    <w:rsid w:val="00675474"/>
    <w:rsid w:val="00675F6C"/>
    <w:rsid w:val="00681714"/>
    <w:rsid w:val="00683387"/>
    <w:rsid w:val="00683A7B"/>
    <w:rsid w:val="00684670"/>
    <w:rsid w:val="0069088F"/>
    <w:rsid w:val="00691360"/>
    <w:rsid w:val="006A40C1"/>
    <w:rsid w:val="006A519F"/>
    <w:rsid w:val="006B0411"/>
    <w:rsid w:val="006B7109"/>
    <w:rsid w:val="006C1F40"/>
    <w:rsid w:val="006C3841"/>
    <w:rsid w:val="006C702D"/>
    <w:rsid w:val="006D1B95"/>
    <w:rsid w:val="006E26B3"/>
    <w:rsid w:val="006E3931"/>
    <w:rsid w:val="006F593E"/>
    <w:rsid w:val="006F7043"/>
    <w:rsid w:val="00700BCB"/>
    <w:rsid w:val="00700CFA"/>
    <w:rsid w:val="007024BC"/>
    <w:rsid w:val="007025E1"/>
    <w:rsid w:val="00705D65"/>
    <w:rsid w:val="007125B9"/>
    <w:rsid w:val="00726449"/>
    <w:rsid w:val="0074059A"/>
    <w:rsid w:val="00743A67"/>
    <w:rsid w:val="00744031"/>
    <w:rsid w:val="007449DA"/>
    <w:rsid w:val="00745DD8"/>
    <w:rsid w:val="0076030A"/>
    <w:rsid w:val="00761AA5"/>
    <w:rsid w:val="00765B0C"/>
    <w:rsid w:val="007713C8"/>
    <w:rsid w:val="00773198"/>
    <w:rsid w:val="007731DC"/>
    <w:rsid w:val="00773CB2"/>
    <w:rsid w:val="00775604"/>
    <w:rsid w:val="007757CE"/>
    <w:rsid w:val="00782633"/>
    <w:rsid w:val="0078368A"/>
    <w:rsid w:val="0078607A"/>
    <w:rsid w:val="007861BB"/>
    <w:rsid w:val="00790FDA"/>
    <w:rsid w:val="00792512"/>
    <w:rsid w:val="007A15A0"/>
    <w:rsid w:val="007A7CA2"/>
    <w:rsid w:val="007B0297"/>
    <w:rsid w:val="007B070D"/>
    <w:rsid w:val="007B0A33"/>
    <w:rsid w:val="007B2970"/>
    <w:rsid w:val="007B5D11"/>
    <w:rsid w:val="007C178F"/>
    <w:rsid w:val="007C310A"/>
    <w:rsid w:val="007C3971"/>
    <w:rsid w:val="007C4AE0"/>
    <w:rsid w:val="007C65B7"/>
    <w:rsid w:val="007C6BDA"/>
    <w:rsid w:val="007C7227"/>
    <w:rsid w:val="007D356D"/>
    <w:rsid w:val="007D4AF1"/>
    <w:rsid w:val="007D4D24"/>
    <w:rsid w:val="007E0A44"/>
    <w:rsid w:val="007E364D"/>
    <w:rsid w:val="007E47D7"/>
    <w:rsid w:val="007E4E03"/>
    <w:rsid w:val="007E6438"/>
    <w:rsid w:val="007F0317"/>
    <w:rsid w:val="007F1DE2"/>
    <w:rsid w:val="007F1E58"/>
    <w:rsid w:val="007F2382"/>
    <w:rsid w:val="007F33C3"/>
    <w:rsid w:val="007F3D2C"/>
    <w:rsid w:val="007F45EE"/>
    <w:rsid w:val="0080319E"/>
    <w:rsid w:val="008059F4"/>
    <w:rsid w:val="0080798C"/>
    <w:rsid w:val="00807BAE"/>
    <w:rsid w:val="00814163"/>
    <w:rsid w:val="0082161B"/>
    <w:rsid w:val="00826A79"/>
    <w:rsid w:val="00826B78"/>
    <w:rsid w:val="00826F33"/>
    <w:rsid w:val="00827A2F"/>
    <w:rsid w:val="00831B92"/>
    <w:rsid w:val="00835E5E"/>
    <w:rsid w:val="00844C05"/>
    <w:rsid w:val="00845341"/>
    <w:rsid w:val="008469FA"/>
    <w:rsid w:val="008539EA"/>
    <w:rsid w:val="008557F5"/>
    <w:rsid w:val="00862AA0"/>
    <w:rsid w:val="0087273D"/>
    <w:rsid w:val="008768DB"/>
    <w:rsid w:val="00876F7D"/>
    <w:rsid w:val="00886F55"/>
    <w:rsid w:val="00887A29"/>
    <w:rsid w:val="00891B4B"/>
    <w:rsid w:val="00891CB5"/>
    <w:rsid w:val="00892937"/>
    <w:rsid w:val="00897EBC"/>
    <w:rsid w:val="008A22C6"/>
    <w:rsid w:val="008A23C9"/>
    <w:rsid w:val="008A616E"/>
    <w:rsid w:val="008A70D3"/>
    <w:rsid w:val="008A7ED8"/>
    <w:rsid w:val="008B208F"/>
    <w:rsid w:val="008B420D"/>
    <w:rsid w:val="008B596B"/>
    <w:rsid w:val="008B6963"/>
    <w:rsid w:val="008D3F4C"/>
    <w:rsid w:val="008D5727"/>
    <w:rsid w:val="008E38C8"/>
    <w:rsid w:val="008E5764"/>
    <w:rsid w:val="008E5B60"/>
    <w:rsid w:val="008F0432"/>
    <w:rsid w:val="008F3F87"/>
    <w:rsid w:val="008F432D"/>
    <w:rsid w:val="008F6A2A"/>
    <w:rsid w:val="009005EF"/>
    <w:rsid w:val="00911178"/>
    <w:rsid w:val="009120F6"/>
    <w:rsid w:val="009122E4"/>
    <w:rsid w:val="00914183"/>
    <w:rsid w:val="00914247"/>
    <w:rsid w:val="00914860"/>
    <w:rsid w:val="00921634"/>
    <w:rsid w:val="00922C35"/>
    <w:rsid w:val="009249DC"/>
    <w:rsid w:val="00926CD4"/>
    <w:rsid w:val="00930642"/>
    <w:rsid w:val="00931C84"/>
    <w:rsid w:val="00932108"/>
    <w:rsid w:val="00933198"/>
    <w:rsid w:val="0093738B"/>
    <w:rsid w:val="00940C36"/>
    <w:rsid w:val="00940D37"/>
    <w:rsid w:val="009424E8"/>
    <w:rsid w:val="00944206"/>
    <w:rsid w:val="00952A00"/>
    <w:rsid w:val="00954023"/>
    <w:rsid w:val="00954F73"/>
    <w:rsid w:val="00957338"/>
    <w:rsid w:val="00961896"/>
    <w:rsid w:val="00964A2C"/>
    <w:rsid w:val="009700D2"/>
    <w:rsid w:val="009713DF"/>
    <w:rsid w:val="00972637"/>
    <w:rsid w:val="00976E34"/>
    <w:rsid w:val="0098153F"/>
    <w:rsid w:val="009832C2"/>
    <w:rsid w:val="0099057C"/>
    <w:rsid w:val="00991ED2"/>
    <w:rsid w:val="00993EB2"/>
    <w:rsid w:val="0099589E"/>
    <w:rsid w:val="00996F31"/>
    <w:rsid w:val="009A047D"/>
    <w:rsid w:val="009A0822"/>
    <w:rsid w:val="009A1BA0"/>
    <w:rsid w:val="009A5343"/>
    <w:rsid w:val="009B0B29"/>
    <w:rsid w:val="009B4E6D"/>
    <w:rsid w:val="009B545B"/>
    <w:rsid w:val="009B6C0A"/>
    <w:rsid w:val="009B7694"/>
    <w:rsid w:val="009C1E0A"/>
    <w:rsid w:val="009D6D04"/>
    <w:rsid w:val="009E27FC"/>
    <w:rsid w:val="009E35C2"/>
    <w:rsid w:val="009E3A06"/>
    <w:rsid w:val="009E513C"/>
    <w:rsid w:val="009F19F0"/>
    <w:rsid w:val="009F21E6"/>
    <w:rsid w:val="009F3BDC"/>
    <w:rsid w:val="00A03738"/>
    <w:rsid w:val="00A12E88"/>
    <w:rsid w:val="00A15790"/>
    <w:rsid w:val="00A1622B"/>
    <w:rsid w:val="00A16853"/>
    <w:rsid w:val="00A20F99"/>
    <w:rsid w:val="00A23139"/>
    <w:rsid w:val="00A23E4A"/>
    <w:rsid w:val="00A25152"/>
    <w:rsid w:val="00A26530"/>
    <w:rsid w:val="00A275A8"/>
    <w:rsid w:val="00A27A8A"/>
    <w:rsid w:val="00A306BA"/>
    <w:rsid w:val="00A30C57"/>
    <w:rsid w:val="00A32234"/>
    <w:rsid w:val="00A327AC"/>
    <w:rsid w:val="00A3645F"/>
    <w:rsid w:val="00A403E0"/>
    <w:rsid w:val="00A4233A"/>
    <w:rsid w:val="00A43D3D"/>
    <w:rsid w:val="00A448AC"/>
    <w:rsid w:val="00A4530F"/>
    <w:rsid w:val="00A57293"/>
    <w:rsid w:val="00A61DD2"/>
    <w:rsid w:val="00A64317"/>
    <w:rsid w:val="00A64E8B"/>
    <w:rsid w:val="00A67700"/>
    <w:rsid w:val="00A704D1"/>
    <w:rsid w:val="00A81047"/>
    <w:rsid w:val="00A86CCD"/>
    <w:rsid w:val="00A90278"/>
    <w:rsid w:val="00AA0D55"/>
    <w:rsid w:val="00AA258D"/>
    <w:rsid w:val="00AB0662"/>
    <w:rsid w:val="00AB0E6A"/>
    <w:rsid w:val="00AB1F5E"/>
    <w:rsid w:val="00AB60F6"/>
    <w:rsid w:val="00AC0AFE"/>
    <w:rsid w:val="00AC3A27"/>
    <w:rsid w:val="00AC60D0"/>
    <w:rsid w:val="00AD1E8A"/>
    <w:rsid w:val="00AD2FCB"/>
    <w:rsid w:val="00AD50BA"/>
    <w:rsid w:val="00AE4E84"/>
    <w:rsid w:val="00AE5360"/>
    <w:rsid w:val="00AE67BA"/>
    <w:rsid w:val="00AF0849"/>
    <w:rsid w:val="00AF7E75"/>
    <w:rsid w:val="00B0101F"/>
    <w:rsid w:val="00B0257F"/>
    <w:rsid w:val="00B02924"/>
    <w:rsid w:val="00B02A89"/>
    <w:rsid w:val="00B06C20"/>
    <w:rsid w:val="00B10E22"/>
    <w:rsid w:val="00B12039"/>
    <w:rsid w:val="00B13AF4"/>
    <w:rsid w:val="00B13C03"/>
    <w:rsid w:val="00B1435F"/>
    <w:rsid w:val="00B16B93"/>
    <w:rsid w:val="00B319A2"/>
    <w:rsid w:val="00B32BA0"/>
    <w:rsid w:val="00B33E78"/>
    <w:rsid w:val="00B35475"/>
    <w:rsid w:val="00B35FBE"/>
    <w:rsid w:val="00B4339F"/>
    <w:rsid w:val="00B453B6"/>
    <w:rsid w:val="00B57960"/>
    <w:rsid w:val="00B65FC3"/>
    <w:rsid w:val="00B669B8"/>
    <w:rsid w:val="00B72E4C"/>
    <w:rsid w:val="00B80754"/>
    <w:rsid w:val="00B82586"/>
    <w:rsid w:val="00B8592D"/>
    <w:rsid w:val="00B86944"/>
    <w:rsid w:val="00B9048D"/>
    <w:rsid w:val="00B94B43"/>
    <w:rsid w:val="00B9601F"/>
    <w:rsid w:val="00BA5728"/>
    <w:rsid w:val="00BB0EEF"/>
    <w:rsid w:val="00BB255B"/>
    <w:rsid w:val="00BC0D18"/>
    <w:rsid w:val="00BC222E"/>
    <w:rsid w:val="00BC3F8D"/>
    <w:rsid w:val="00BC46A4"/>
    <w:rsid w:val="00BC4FEC"/>
    <w:rsid w:val="00BD297E"/>
    <w:rsid w:val="00BD47CA"/>
    <w:rsid w:val="00BD6D02"/>
    <w:rsid w:val="00BE4F9F"/>
    <w:rsid w:val="00BE5827"/>
    <w:rsid w:val="00BF0C66"/>
    <w:rsid w:val="00BF27EF"/>
    <w:rsid w:val="00BF34D2"/>
    <w:rsid w:val="00BF3C31"/>
    <w:rsid w:val="00C01DF5"/>
    <w:rsid w:val="00C05ECF"/>
    <w:rsid w:val="00C109A7"/>
    <w:rsid w:val="00C1148E"/>
    <w:rsid w:val="00C12ABB"/>
    <w:rsid w:val="00C13D75"/>
    <w:rsid w:val="00C140A0"/>
    <w:rsid w:val="00C141C8"/>
    <w:rsid w:val="00C15469"/>
    <w:rsid w:val="00C15D9F"/>
    <w:rsid w:val="00C232CC"/>
    <w:rsid w:val="00C23307"/>
    <w:rsid w:val="00C338A3"/>
    <w:rsid w:val="00C33A8B"/>
    <w:rsid w:val="00C37411"/>
    <w:rsid w:val="00C45BFB"/>
    <w:rsid w:val="00C479AA"/>
    <w:rsid w:val="00C47C49"/>
    <w:rsid w:val="00C5158F"/>
    <w:rsid w:val="00C52395"/>
    <w:rsid w:val="00C55F50"/>
    <w:rsid w:val="00C56F2E"/>
    <w:rsid w:val="00C57EAB"/>
    <w:rsid w:val="00C636D4"/>
    <w:rsid w:val="00C645AB"/>
    <w:rsid w:val="00C70527"/>
    <w:rsid w:val="00C757B9"/>
    <w:rsid w:val="00C879A1"/>
    <w:rsid w:val="00C87A2D"/>
    <w:rsid w:val="00C87E05"/>
    <w:rsid w:val="00C94326"/>
    <w:rsid w:val="00C97CA7"/>
    <w:rsid w:val="00CA24BE"/>
    <w:rsid w:val="00CB4F17"/>
    <w:rsid w:val="00CC19A0"/>
    <w:rsid w:val="00CC4FB6"/>
    <w:rsid w:val="00CD0811"/>
    <w:rsid w:val="00CD23AD"/>
    <w:rsid w:val="00CD6D88"/>
    <w:rsid w:val="00CD7963"/>
    <w:rsid w:val="00CE224D"/>
    <w:rsid w:val="00CE29B6"/>
    <w:rsid w:val="00CE75DD"/>
    <w:rsid w:val="00CE78E9"/>
    <w:rsid w:val="00CE794F"/>
    <w:rsid w:val="00CF4805"/>
    <w:rsid w:val="00CF64AE"/>
    <w:rsid w:val="00CF65D5"/>
    <w:rsid w:val="00CF6DCF"/>
    <w:rsid w:val="00CF6EC9"/>
    <w:rsid w:val="00D00079"/>
    <w:rsid w:val="00D005F8"/>
    <w:rsid w:val="00D01A8E"/>
    <w:rsid w:val="00D03F39"/>
    <w:rsid w:val="00D04DAC"/>
    <w:rsid w:val="00D12D38"/>
    <w:rsid w:val="00D131FB"/>
    <w:rsid w:val="00D132AB"/>
    <w:rsid w:val="00D13A4E"/>
    <w:rsid w:val="00D1413D"/>
    <w:rsid w:val="00D1749C"/>
    <w:rsid w:val="00D227A7"/>
    <w:rsid w:val="00D24A4C"/>
    <w:rsid w:val="00D32396"/>
    <w:rsid w:val="00D357E8"/>
    <w:rsid w:val="00D4474A"/>
    <w:rsid w:val="00D44E4E"/>
    <w:rsid w:val="00D51E05"/>
    <w:rsid w:val="00D5251B"/>
    <w:rsid w:val="00D53B66"/>
    <w:rsid w:val="00D55C46"/>
    <w:rsid w:val="00D67420"/>
    <w:rsid w:val="00D67463"/>
    <w:rsid w:val="00D717C2"/>
    <w:rsid w:val="00D72A07"/>
    <w:rsid w:val="00D733BF"/>
    <w:rsid w:val="00D74377"/>
    <w:rsid w:val="00D76667"/>
    <w:rsid w:val="00D81C4C"/>
    <w:rsid w:val="00D8762B"/>
    <w:rsid w:val="00D908F7"/>
    <w:rsid w:val="00D92A7F"/>
    <w:rsid w:val="00D92EBB"/>
    <w:rsid w:val="00D9693E"/>
    <w:rsid w:val="00DA0C9B"/>
    <w:rsid w:val="00DA12C4"/>
    <w:rsid w:val="00DA18DC"/>
    <w:rsid w:val="00DB13A7"/>
    <w:rsid w:val="00DB1585"/>
    <w:rsid w:val="00DB594F"/>
    <w:rsid w:val="00DC1A61"/>
    <w:rsid w:val="00DC5710"/>
    <w:rsid w:val="00DD06FF"/>
    <w:rsid w:val="00DD15BA"/>
    <w:rsid w:val="00DD3829"/>
    <w:rsid w:val="00DE02ED"/>
    <w:rsid w:val="00DF1CCD"/>
    <w:rsid w:val="00DF6134"/>
    <w:rsid w:val="00DF6E54"/>
    <w:rsid w:val="00E01457"/>
    <w:rsid w:val="00E02CFA"/>
    <w:rsid w:val="00E05BD8"/>
    <w:rsid w:val="00E0621D"/>
    <w:rsid w:val="00E10254"/>
    <w:rsid w:val="00E10C7F"/>
    <w:rsid w:val="00E11DEA"/>
    <w:rsid w:val="00E12B02"/>
    <w:rsid w:val="00E136E3"/>
    <w:rsid w:val="00E1477F"/>
    <w:rsid w:val="00E2131B"/>
    <w:rsid w:val="00E25801"/>
    <w:rsid w:val="00E326A3"/>
    <w:rsid w:val="00E33903"/>
    <w:rsid w:val="00E377E1"/>
    <w:rsid w:val="00E41681"/>
    <w:rsid w:val="00E4706E"/>
    <w:rsid w:val="00E47C94"/>
    <w:rsid w:val="00E7214A"/>
    <w:rsid w:val="00E73922"/>
    <w:rsid w:val="00E74D01"/>
    <w:rsid w:val="00E81A32"/>
    <w:rsid w:val="00E82DBD"/>
    <w:rsid w:val="00E8544F"/>
    <w:rsid w:val="00E85642"/>
    <w:rsid w:val="00E85694"/>
    <w:rsid w:val="00E86D13"/>
    <w:rsid w:val="00E8796E"/>
    <w:rsid w:val="00E87FE3"/>
    <w:rsid w:val="00E9002B"/>
    <w:rsid w:val="00E93B4C"/>
    <w:rsid w:val="00EA269D"/>
    <w:rsid w:val="00EA2CFF"/>
    <w:rsid w:val="00EA4A67"/>
    <w:rsid w:val="00EA74E4"/>
    <w:rsid w:val="00EB51FC"/>
    <w:rsid w:val="00EC7F0B"/>
    <w:rsid w:val="00ED1581"/>
    <w:rsid w:val="00ED289E"/>
    <w:rsid w:val="00ED41C9"/>
    <w:rsid w:val="00EE11C2"/>
    <w:rsid w:val="00EF4A91"/>
    <w:rsid w:val="00F0244A"/>
    <w:rsid w:val="00F06883"/>
    <w:rsid w:val="00F110D7"/>
    <w:rsid w:val="00F11710"/>
    <w:rsid w:val="00F12A04"/>
    <w:rsid w:val="00F1656B"/>
    <w:rsid w:val="00F212B1"/>
    <w:rsid w:val="00F2312A"/>
    <w:rsid w:val="00F24AF4"/>
    <w:rsid w:val="00F31624"/>
    <w:rsid w:val="00F31C49"/>
    <w:rsid w:val="00F338A6"/>
    <w:rsid w:val="00F33C7D"/>
    <w:rsid w:val="00F34D1A"/>
    <w:rsid w:val="00F37B3E"/>
    <w:rsid w:val="00F41F45"/>
    <w:rsid w:val="00F43B4D"/>
    <w:rsid w:val="00F533EA"/>
    <w:rsid w:val="00F57CFF"/>
    <w:rsid w:val="00F656E3"/>
    <w:rsid w:val="00F66895"/>
    <w:rsid w:val="00F72BFB"/>
    <w:rsid w:val="00F740DB"/>
    <w:rsid w:val="00F775C9"/>
    <w:rsid w:val="00F77BA7"/>
    <w:rsid w:val="00F842D2"/>
    <w:rsid w:val="00F8711C"/>
    <w:rsid w:val="00F90193"/>
    <w:rsid w:val="00F91124"/>
    <w:rsid w:val="00F91813"/>
    <w:rsid w:val="00F94542"/>
    <w:rsid w:val="00F94E5F"/>
    <w:rsid w:val="00F95AAB"/>
    <w:rsid w:val="00F95B22"/>
    <w:rsid w:val="00FA0F94"/>
    <w:rsid w:val="00FA2179"/>
    <w:rsid w:val="00FA7F2F"/>
    <w:rsid w:val="00FB0E55"/>
    <w:rsid w:val="00FB2759"/>
    <w:rsid w:val="00FB3CB5"/>
    <w:rsid w:val="00FB5602"/>
    <w:rsid w:val="00FB6072"/>
    <w:rsid w:val="00FC3A5F"/>
    <w:rsid w:val="00FC4D19"/>
    <w:rsid w:val="00FC62D5"/>
    <w:rsid w:val="00FC6C95"/>
    <w:rsid w:val="00FD0881"/>
    <w:rsid w:val="00FD1BF9"/>
    <w:rsid w:val="00FD5326"/>
    <w:rsid w:val="00FD6112"/>
    <w:rsid w:val="00FE1502"/>
    <w:rsid w:val="00FF4538"/>
    <w:rsid w:val="00FF4628"/>
    <w:rsid w:val="00FF4EBD"/>
    <w:rsid w:val="00FF5CBA"/>
    <w:rsid w:val="00FF6C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B6DB49"/>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numPr>
        <w:numId w:val="3"/>
      </w:numPr>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122E4"/>
    <w:pPr>
      <w:numPr>
        <w:ilvl w:val="1"/>
      </w:numPr>
      <w:spacing w:before="40" w:after="120"/>
      <w:ind w:left="578" w:hanging="578"/>
      <w:outlineLvl w:val="1"/>
    </w:pPr>
    <w:rPr>
      <w:sz w:val="26"/>
      <w:szCs w:val="26"/>
    </w:rPr>
  </w:style>
  <w:style w:type="paragraph" w:styleId="berschrift3">
    <w:name w:val="heading 3"/>
    <w:basedOn w:val="Standard"/>
    <w:next w:val="Standard"/>
    <w:link w:val="berschrift3Zchn"/>
    <w:uiPriority w:val="9"/>
    <w:unhideWhenUsed/>
    <w:qFormat/>
    <w:rsid w:val="009122E4"/>
    <w:pPr>
      <w:keepNext/>
      <w:keepLines/>
      <w:numPr>
        <w:ilvl w:val="2"/>
        <w:numId w:val="3"/>
      </w:numPr>
      <w:spacing w:before="40" w:after="12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unhideWhenUsed/>
    <w:qFormat/>
    <w:rsid w:val="0035129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35129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5129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5129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5129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5129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autoRedefine/>
    <w:qFormat/>
    <w:rsid w:val="00040DDB"/>
    <w:pPr>
      <w:spacing w:after="0" w:line="360" w:lineRule="auto"/>
      <w:jc w:val="both"/>
    </w:pPr>
    <w:rPr>
      <w:rFonts w:eastAsiaTheme="minorEastAsia"/>
      <w:sz w:val="24"/>
      <w:szCs w:val="24"/>
      <w:lang w:eastAsia="de-DE"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rsid w:val="0035129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35129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5129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5129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512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5129A"/>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F7043"/>
    <w:rPr>
      <w:color w:val="605E5C"/>
      <w:shd w:val="clear" w:color="auto" w:fill="E1DFDD"/>
    </w:rPr>
  </w:style>
  <w:style w:type="character" w:styleId="Fett">
    <w:name w:val="Strong"/>
    <w:basedOn w:val="Absatz-Standardschriftart"/>
    <w:uiPriority w:val="22"/>
    <w:qFormat/>
    <w:rsid w:val="00DC5710"/>
    <w:rPr>
      <w:b/>
      <w:bCs/>
    </w:rPr>
  </w:style>
  <w:style w:type="paragraph" w:styleId="StandardWeb">
    <w:name w:val="Normal (Web)"/>
    <w:basedOn w:val="Standard"/>
    <w:uiPriority w:val="99"/>
    <w:semiHidden/>
    <w:unhideWhenUsed/>
    <w:rsid w:val="00DC571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DC5710"/>
    <w:rPr>
      <w:i/>
      <w:iCs/>
    </w:rPr>
  </w:style>
  <w:style w:type="table" w:styleId="Tabellenraster">
    <w:name w:val="Table Grid"/>
    <w:basedOn w:val="NormaleTabelle"/>
    <w:uiPriority w:val="39"/>
    <w:rsid w:val="00DC5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DC5710"/>
    <w:pPr>
      <w:spacing w:after="0"/>
    </w:pPr>
    <w:rPr>
      <w:rFonts w:cstheme="minorHAnsi"/>
      <w:i/>
      <w:iCs/>
      <w:sz w:val="20"/>
      <w:szCs w:val="20"/>
    </w:rPr>
  </w:style>
  <w:style w:type="paragraph" w:customStyle="1" w:styleId="paragraph">
    <w:name w:val="paragraph"/>
    <w:basedOn w:val="Standard"/>
    <w:rsid w:val="00DC571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DC5710"/>
  </w:style>
  <w:style w:type="character" w:customStyle="1" w:styleId="eop">
    <w:name w:val="eop"/>
    <w:basedOn w:val="Absatz-Standardschriftart"/>
    <w:rsid w:val="00DC5710"/>
  </w:style>
  <w:style w:type="character" w:customStyle="1" w:styleId="unsupportedobjecttext">
    <w:name w:val="unsupportedobjecttext"/>
    <w:basedOn w:val="Absatz-Standardschriftart"/>
    <w:rsid w:val="00DC5710"/>
  </w:style>
  <w:style w:type="character" w:styleId="Kommentarzeichen">
    <w:name w:val="annotation reference"/>
    <w:basedOn w:val="Absatz-Standardschriftart"/>
    <w:uiPriority w:val="99"/>
    <w:semiHidden/>
    <w:unhideWhenUsed/>
    <w:rsid w:val="00B33E78"/>
    <w:rPr>
      <w:sz w:val="16"/>
      <w:szCs w:val="16"/>
    </w:rPr>
  </w:style>
  <w:style w:type="paragraph" w:styleId="Kommentartext">
    <w:name w:val="annotation text"/>
    <w:basedOn w:val="Standard"/>
    <w:link w:val="KommentartextZchn"/>
    <w:uiPriority w:val="99"/>
    <w:semiHidden/>
    <w:unhideWhenUsed/>
    <w:rsid w:val="00B33E7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33E78"/>
    <w:rPr>
      <w:sz w:val="20"/>
      <w:szCs w:val="20"/>
    </w:rPr>
  </w:style>
  <w:style w:type="paragraph" w:styleId="Kommentarthema">
    <w:name w:val="annotation subject"/>
    <w:basedOn w:val="Kommentartext"/>
    <w:next w:val="Kommentartext"/>
    <w:link w:val="KommentarthemaZchn"/>
    <w:uiPriority w:val="99"/>
    <w:semiHidden/>
    <w:unhideWhenUsed/>
    <w:rsid w:val="00B33E78"/>
    <w:rPr>
      <w:b/>
      <w:bCs/>
    </w:rPr>
  </w:style>
  <w:style w:type="character" w:customStyle="1" w:styleId="KommentarthemaZchn">
    <w:name w:val="Kommentarthema Zchn"/>
    <w:basedOn w:val="KommentartextZchn"/>
    <w:link w:val="Kommentarthema"/>
    <w:uiPriority w:val="99"/>
    <w:semiHidden/>
    <w:rsid w:val="00B33E78"/>
    <w:rPr>
      <w:b/>
      <w:bCs/>
      <w:sz w:val="20"/>
      <w:szCs w:val="20"/>
    </w:rPr>
  </w:style>
  <w:style w:type="paragraph" w:styleId="Sprechblasentext">
    <w:name w:val="Balloon Text"/>
    <w:basedOn w:val="Standard"/>
    <w:link w:val="SprechblasentextZchn"/>
    <w:uiPriority w:val="99"/>
    <w:semiHidden/>
    <w:unhideWhenUsed/>
    <w:rsid w:val="00B33E7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3E78"/>
    <w:rPr>
      <w:rFonts w:ascii="Segoe UI" w:hAnsi="Segoe UI" w:cs="Segoe UI"/>
      <w:sz w:val="18"/>
      <w:szCs w:val="18"/>
    </w:rPr>
  </w:style>
  <w:style w:type="table" w:styleId="TabellemithellemGitternetz">
    <w:name w:val="Grid Table Light"/>
    <w:basedOn w:val="NormaleTabelle"/>
    <w:uiPriority w:val="40"/>
    <w:rsid w:val="00C705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C705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bsatz-Standardschriftart"/>
    <w:rsid w:val="00954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3827">
      <w:bodyDiv w:val="1"/>
      <w:marLeft w:val="0"/>
      <w:marRight w:val="0"/>
      <w:marTop w:val="0"/>
      <w:marBottom w:val="0"/>
      <w:divBdr>
        <w:top w:val="none" w:sz="0" w:space="0" w:color="auto"/>
        <w:left w:val="none" w:sz="0" w:space="0" w:color="auto"/>
        <w:bottom w:val="none" w:sz="0" w:space="0" w:color="auto"/>
        <w:right w:val="none" w:sz="0" w:space="0" w:color="auto"/>
      </w:divBdr>
      <w:divsChild>
        <w:div w:id="1846246694">
          <w:marLeft w:val="0"/>
          <w:marRight w:val="0"/>
          <w:marTop w:val="0"/>
          <w:marBottom w:val="0"/>
          <w:divBdr>
            <w:top w:val="none" w:sz="0" w:space="0" w:color="auto"/>
            <w:left w:val="none" w:sz="0" w:space="0" w:color="auto"/>
            <w:bottom w:val="none" w:sz="0" w:space="0" w:color="auto"/>
            <w:right w:val="none" w:sz="0" w:space="0" w:color="auto"/>
          </w:divBdr>
          <w:divsChild>
            <w:div w:id="323511472">
              <w:marLeft w:val="0"/>
              <w:marRight w:val="0"/>
              <w:marTop w:val="0"/>
              <w:marBottom w:val="0"/>
              <w:divBdr>
                <w:top w:val="none" w:sz="0" w:space="0" w:color="auto"/>
                <w:left w:val="none" w:sz="0" w:space="0" w:color="auto"/>
                <w:bottom w:val="none" w:sz="0" w:space="0" w:color="auto"/>
                <w:right w:val="none" w:sz="0" w:space="0" w:color="auto"/>
              </w:divBdr>
            </w:div>
            <w:div w:id="1641300906">
              <w:marLeft w:val="0"/>
              <w:marRight w:val="0"/>
              <w:marTop w:val="0"/>
              <w:marBottom w:val="0"/>
              <w:divBdr>
                <w:top w:val="none" w:sz="0" w:space="0" w:color="auto"/>
                <w:left w:val="none" w:sz="0" w:space="0" w:color="auto"/>
                <w:bottom w:val="none" w:sz="0" w:space="0" w:color="auto"/>
                <w:right w:val="none" w:sz="0" w:space="0" w:color="auto"/>
              </w:divBdr>
            </w:div>
          </w:divsChild>
        </w:div>
        <w:div w:id="1456951223">
          <w:marLeft w:val="0"/>
          <w:marRight w:val="0"/>
          <w:marTop w:val="0"/>
          <w:marBottom w:val="0"/>
          <w:divBdr>
            <w:top w:val="none" w:sz="0" w:space="0" w:color="auto"/>
            <w:left w:val="none" w:sz="0" w:space="0" w:color="auto"/>
            <w:bottom w:val="none" w:sz="0" w:space="0" w:color="auto"/>
            <w:right w:val="none" w:sz="0" w:space="0" w:color="auto"/>
          </w:divBdr>
          <w:divsChild>
            <w:div w:id="405225724">
              <w:marLeft w:val="0"/>
              <w:marRight w:val="0"/>
              <w:marTop w:val="0"/>
              <w:marBottom w:val="0"/>
              <w:divBdr>
                <w:top w:val="none" w:sz="0" w:space="0" w:color="auto"/>
                <w:left w:val="none" w:sz="0" w:space="0" w:color="auto"/>
                <w:bottom w:val="none" w:sz="0" w:space="0" w:color="auto"/>
                <w:right w:val="none" w:sz="0" w:space="0" w:color="auto"/>
              </w:divBdr>
            </w:div>
            <w:div w:id="471094629">
              <w:marLeft w:val="0"/>
              <w:marRight w:val="0"/>
              <w:marTop w:val="0"/>
              <w:marBottom w:val="0"/>
              <w:divBdr>
                <w:top w:val="none" w:sz="0" w:space="0" w:color="auto"/>
                <w:left w:val="none" w:sz="0" w:space="0" w:color="auto"/>
                <w:bottom w:val="none" w:sz="0" w:space="0" w:color="auto"/>
                <w:right w:val="none" w:sz="0" w:space="0" w:color="auto"/>
              </w:divBdr>
            </w:div>
            <w:div w:id="521481648">
              <w:marLeft w:val="0"/>
              <w:marRight w:val="0"/>
              <w:marTop w:val="0"/>
              <w:marBottom w:val="0"/>
              <w:divBdr>
                <w:top w:val="none" w:sz="0" w:space="0" w:color="auto"/>
                <w:left w:val="none" w:sz="0" w:space="0" w:color="auto"/>
                <w:bottom w:val="none" w:sz="0" w:space="0" w:color="auto"/>
                <w:right w:val="none" w:sz="0" w:space="0" w:color="auto"/>
              </w:divBdr>
            </w:div>
            <w:div w:id="1229800974">
              <w:marLeft w:val="0"/>
              <w:marRight w:val="0"/>
              <w:marTop w:val="0"/>
              <w:marBottom w:val="0"/>
              <w:divBdr>
                <w:top w:val="none" w:sz="0" w:space="0" w:color="auto"/>
                <w:left w:val="none" w:sz="0" w:space="0" w:color="auto"/>
                <w:bottom w:val="none" w:sz="0" w:space="0" w:color="auto"/>
                <w:right w:val="none" w:sz="0" w:space="0" w:color="auto"/>
              </w:divBdr>
            </w:div>
            <w:div w:id="1495955802">
              <w:marLeft w:val="0"/>
              <w:marRight w:val="0"/>
              <w:marTop w:val="0"/>
              <w:marBottom w:val="0"/>
              <w:divBdr>
                <w:top w:val="none" w:sz="0" w:space="0" w:color="auto"/>
                <w:left w:val="none" w:sz="0" w:space="0" w:color="auto"/>
                <w:bottom w:val="none" w:sz="0" w:space="0" w:color="auto"/>
                <w:right w:val="none" w:sz="0" w:space="0" w:color="auto"/>
              </w:divBdr>
            </w:div>
          </w:divsChild>
        </w:div>
        <w:div w:id="545022513">
          <w:marLeft w:val="0"/>
          <w:marRight w:val="0"/>
          <w:marTop w:val="0"/>
          <w:marBottom w:val="0"/>
          <w:divBdr>
            <w:top w:val="none" w:sz="0" w:space="0" w:color="auto"/>
            <w:left w:val="none" w:sz="0" w:space="0" w:color="auto"/>
            <w:bottom w:val="none" w:sz="0" w:space="0" w:color="auto"/>
            <w:right w:val="none" w:sz="0" w:space="0" w:color="auto"/>
          </w:divBdr>
        </w:div>
        <w:div w:id="1864245179">
          <w:marLeft w:val="0"/>
          <w:marRight w:val="0"/>
          <w:marTop w:val="0"/>
          <w:marBottom w:val="0"/>
          <w:divBdr>
            <w:top w:val="none" w:sz="0" w:space="0" w:color="auto"/>
            <w:left w:val="none" w:sz="0" w:space="0" w:color="auto"/>
            <w:bottom w:val="none" w:sz="0" w:space="0" w:color="auto"/>
            <w:right w:val="none" w:sz="0" w:space="0" w:color="auto"/>
          </w:divBdr>
          <w:divsChild>
            <w:div w:id="620649936">
              <w:marLeft w:val="0"/>
              <w:marRight w:val="0"/>
              <w:marTop w:val="0"/>
              <w:marBottom w:val="0"/>
              <w:divBdr>
                <w:top w:val="none" w:sz="0" w:space="0" w:color="auto"/>
                <w:left w:val="none" w:sz="0" w:space="0" w:color="auto"/>
                <w:bottom w:val="none" w:sz="0" w:space="0" w:color="auto"/>
                <w:right w:val="none" w:sz="0" w:space="0" w:color="auto"/>
              </w:divBdr>
            </w:div>
            <w:div w:id="1025523119">
              <w:marLeft w:val="0"/>
              <w:marRight w:val="0"/>
              <w:marTop w:val="0"/>
              <w:marBottom w:val="0"/>
              <w:divBdr>
                <w:top w:val="none" w:sz="0" w:space="0" w:color="auto"/>
                <w:left w:val="none" w:sz="0" w:space="0" w:color="auto"/>
                <w:bottom w:val="none" w:sz="0" w:space="0" w:color="auto"/>
                <w:right w:val="none" w:sz="0" w:space="0" w:color="auto"/>
              </w:divBdr>
            </w:div>
            <w:div w:id="1081172114">
              <w:marLeft w:val="0"/>
              <w:marRight w:val="0"/>
              <w:marTop w:val="0"/>
              <w:marBottom w:val="0"/>
              <w:divBdr>
                <w:top w:val="none" w:sz="0" w:space="0" w:color="auto"/>
                <w:left w:val="none" w:sz="0" w:space="0" w:color="auto"/>
                <w:bottom w:val="none" w:sz="0" w:space="0" w:color="auto"/>
                <w:right w:val="none" w:sz="0" w:space="0" w:color="auto"/>
              </w:divBdr>
            </w:div>
            <w:div w:id="1101486943">
              <w:marLeft w:val="0"/>
              <w:marRight w:val="0"/>
              <w:marTop w:val="0"/>
              <w:marBottom w:val="0"/>
              <w:divBdr>
                <w:top w:val="none" w:sz="0" w:space="0" w:color="auto"/>
                <w:left w:val="none" w:sz="0" w:space="0" w:color="auto"/>
                <w:bottom w:val="none" w:sz="0" w:space="0" w:color="auto"/>
                <w:right w:val="none" w:sz="0" w:space="0" w:color="auto"/>
              </w:divBdr>
            </w:div>
            <w:div w:id="1587033178">
              <w:marLeft w:val="0"/>
              <w:marRight w:val="0"/>
              <w:marTop w:val="0"/>
              <w:marBottom w:val="0"/>
              <w:divBdr>
                <w:top w:val="none" w:sz="0" w:space="0" w:color="auto"/>
                <w:left w:val="none" w:sz="0" w:space="0" w:color="auto"/>
                <w:bottom w:val="none" w:sz="0" w:space="0" w:color="auto"/>
                <w:right w:val="none" w:sz="0" w:space="0" w:color="auto"/>
              </w:divBdr>
            </w:div>
          </w:divsChild>
        </w:div>
        <w:div w:id="658843876">
          <w:marLeft w:val="0"/>
          <w:marRight w:val="0"/>
          <w:marTop w:val="0"/>
          <w:marBottom w:val="0"/>
          <w:divBdr>
            <w:top w:val="none" w:sz="0" w:space="0" w:color="auto"/>
            <w:left w:val="none" w:sz="0" w:space="0" w:color="auto"/>
            <w:bottom w:val="none" w:sz="0" w:space="0" w:color="auto"/>
            <w:right w:val="none" w:sz="0" w:space="0" w:color="auto"/>
          </w:divBdr>
        </w:div>
        <w:div w:id="1314678827">
          <w:marLeft w:val="0"/>
          <w:marRight w:val="0"/>
          <w:marTop w:val="0"/>
          <w:marBottom w:val="0"/>
          <w:divBdr>
            <w:top w:val="none" w:sz="0" w:space="0" w:color="auto"/>
            <w:left w:val="none" w:sz="0" w:space="0" w:color="auto"/>
            <w:bottom w:val="none" w:sz="0" w:space="0" w:color="auto"/>
            <w:right w:val="none" w:sz="0" w:space="0" w:color="auto"/>
          </w:divBdr>
        </w:div>
        <w:div w:id="1444808695">
          <w:marLeft w:val="0"/>
          <w:marRight w:val="0"/>
          <w:marTop w:val="0"/>
          <w:marBottom w:val="0"/>
          <w:divBdr>
            <w:top w:val="none" w:sz="0" w:space="0" w:color="auto"/>
            <w:left w:val="none" w:sz="0" w:space="0" w:color="auto"/>
            <w:bottom w:val="none" w:sz="0" w:space="0" w:color="auto"/>
            <w:right w:val="none" w:sz="0" w:space="0" w:color="auto"/>
          </w:divBdr>
        </w:div>
        <w:div w:id="1828860824">
          <w:marLeft w:val="0"/>
          <w:marRight w:val="0"/>
          <w:marTop w:val="0"/>
          <w:marBottom w:val="0"/>
          <w:divBdr>
            <w:top w:val="none" w:sz="0" w:space="0" w:color="auto"/>
            <w:left w:val="none" w:sz="0" w:space="0" w:color="auto"/>
            <w:bottom w:val="none" w:sz="0" w:space="0" w:color="auto"/>
            <w:right w:val="none" w:sz="0" w:space="0" w:color="auto"/>
          </w:divBdr>
        </w:div>
      </w:divsChild>
    </w:div>
    <w:div w:id="1135953805">
      <w:bodyDiv w:val="1"/>
      <w:marLeft w:val="0"/>
      <w:marRight w:val="0"/>
      <w:marTop w:val="0"/>
      <w:marBottom w:val="0"/>
      <w:divBdr>
        <w:top w:val="none" w:sz="0" w:space="0" w:color="auto"/>
        <w:left w:val="none" w:sz="0" w:space="0" w:color="auto"/>
        <w:bottom w:val="none" w:sz="0" w:space="0" w:color="auto"/>
        <w:right w:val="none" w:sz="0" w:space="0" w:color="auto"/>
      </w:divBdr>
    </w:div>
    <w:div w:id="1203439115">
      <w:bodyDiv w:val="1"/>
      <w:marLeft w:val="0"/>
      <w:marRight w:val="0"/>
      <w:marTop w:val="0"/>
      <w:marBottom w:val="0"/>
      <w:divBdr>
        <w:top w:val="none" w:sz="0" w:space="0" w:color="auto"/>
        <w:left w:val="none" w:sz="0" w:space="0" w:color="auto"/>
        <w:bottom w:val="none" w:sz="0" w:space="0" w:color="auto"/>
        <w:right w:val="none" w:sz="0" w:space="0" w:color="auto"/>
      </w:divBdr>
      <w:divsChild>
        <w:div w:id="1279752793">
          <w:marLeft w:val="0"/>
          <w:marRight w:val="0"/>
          <w:marTop w:val="0"/>
          <w:marBottom w:val="0"/>
          <w:divBdr>
            <w:top w:val="none" w:sz="0" w:space="0" w:color="auto"/>
            <w:left w:val="none" w:sz="0" w:space="0" w:color="auto"/>
            <w:bottom w:val="none" w:sz="0" w:space="0" w:color="auto"/>
            <w:right w:val="none" w:sz="0" w:space="0" w:color="auto"/>
          </w:divBdr>
          <w:divsChild>
            <w:div w:id="73360016">
              <w:marLeft w:val="0"/>
              <w:marRight w:val="0"/>
              <w:marTop w:val="0"/>
              <w:marBottom w:val="0"/>
              <w:divBdr>
                <w:top w:val="none" w:sz="0" w:space="0" w:color="auto"/>
                <w:left w:val="none" w:sz="0" w:space="0" w:color="auto"/>
                <w:bottom w:val="none" w:sz="0" w:space="0" w:color="auto"/>
                <w:right w:val="none" w:sz="0" w:space="0" w:color="auto"/>
              </w:divBdr>
              <w:divsChild>
                <w:div w:id="1360012526">
                  <w:marLeft w:val="0"/>
                  <w:marRight w:val="0"/>
                  <w:marTop w:val="0"/>
                  <w:marBottom w:val="0"/>
                  <w:divBdr>
                    <w:top w:val="none" w:sz="0" w:space="0" w:color="auto"/>
                    <w:left w:val="none" w:sz="0" w:space="0" w:color="auto"/>
                    <w:bottom w:val="none" w:sz="0" w:space="0" w:color="auto"/>
                    <w:right w:val="none" w:sz="0" w:space="0" w:color="auto"/>
                  </w:divBdr>
                  <w:divsChild>
                    <w:div w:id="645745658">
                      <w:marLeft w:val="0"/>
                      <w:marRight w:val="0"/>
                      <w:marTop w:val="0"/>
                      <w:marBottom w:val="0"/>
                      <w:divBdr>
                        <w:top w:val="none" w:sz="0" w:space="0" w:color="auto"/>
                        <w:left w:val="none" w:sz="0" w:space="0" w:color="auto"/>
                        <w:bottom w:val="none" w:sz="0" w:space="0" w:color="auto"/>
                        <w:right w:val="none" w:sz="0" w:space="0" w:color="auto"/>
                      </w:divBdr>
                      <w:divsChild>
                        <w:div w:id="111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5971">
                  <w:marLeft w:val="0"/>
                  <w:marRight w:val="0"/>
                  <w:marTop w:val="0"/>
                  <w:marBottom w:val="0"/>
                  <w:divBdr>
                    <w:top w:val="none" w:sz="0" w:space="0" w:color="auto"/>
                    <w:left w:val="none" w:sz="0" w:space="0" w:color="auto"/>
                    <w:bottom w:val="none" w:sz="0" w:space="0" w:color="auto"/>
                    <w:right w:val="none" w:sz="0" w:space="0" w:color="auto"/>
                  </w:divBdr>
                  <w:divsChild>
                    <w:div w:id="443772182">
                      <w:marLeft w:val="0"/>
                      <w:marRight w:val="0"/>
                      <w:marTop w:val="0"/>
                      <w:marBottom w:val="0"/>
                      <w:divBdr>
                        <w:top w:val="none" w:sz="0" w:space="0" w:color="auto"/>
                        <w:left w:val="none" w:sz="0" w:space="0" w:color="auto"/>
                        <w:bottom w:val="none" w:sz="0" w:space="0" w:color="auto"/>
                        <w:right w:val="none" w:sz="0" w:space="0" w:color="auto"/>
                      </w:divBdr>
                      <w:divsChild>
                        <w:div w:id="1428118412">
                          <w:marLeft w:val="0"/>
                          <w:marRight w:val="0"/>
                          <w:marTop w:val="0"/>
                          <w:marBottom w:val="0"/>
                          <w:divBdr>
                            <w:top w:val="none" w:sz="0" w:space="0" w:color="auto"/>
                            <w:left w:val="none" w:sz="0" w:space="0" w:color="auto"/>
                            <w:bottom w:val="none" w:sz="0" w:space="0" w:color="auto"/>
                            <w:right w:val="none" w:sz="0" w:space="0" w:color="auto"/>
                          </w:divBdr>
                          <w:divsChild>
                            <w:div w:id="1763528698">
                              <w:marLeft w:val="0"/>
                              <w:marRight w:val="0"/>
                              <w:marTop w:val="0"/>
                              <w:marBottom w:val="0"/>
                              <w:divBdr>
                                <w:top w:val="none" w:sz="0" w:space="0" w:color="auto"/>
                                <w:left w:val="none" w:sz="0" w:space="0" w:color="auto"/>
                                <w:bottom w:val="none" w:sz="0" w:space="0" w:color="auto"/>
                                <w:right w:val="none" w:sz="0" w:space="0" w:color="auto"/>
                              </w:divBdr>
                              <w:divsChild>
                                <w:div w:id="16217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484188">
          <w:marLeft w:val="0"/>
          <w:marRight w:val="0"/>
          <w:marTop w:val="0"/>
          <w:marBottom w:val="0"/>
          <w:divBdr>
            <w:top w:val="none" w:sz="0" w:space="0" w:color="auto"/>
            <w:left w:val="none" w:sz="0" w:space="0" w:color="auto"/>
            <w:bottom w:val="none" w:sz="0" w:space="0" w:color="auto"/>
            <w:right w:val="none" w:sz="0" w:space="0" w:color="auto"/>
          </w:divBdr>
          <w:divsChild>
            <w:div w:id="1540359948">
              <w:marLeft w:val="0"/>
              <w:marRight w:val="0"/>
              <w:marTop w:val="0"/>
              <w:marBottom w:val="0"/>
              <w:divBdr>
                <w:top w:val="none" w:sz="0" w:space="0" w:color="auto"/>
                <w:left w:val="none" w:sz="0" w:space="0" w:color="auto"/>
                <w:bottom w:val="none" w:sz="0" w:space="0" w:color="auto"/>
                <w:right w:val="none" w:sz="0" w:space="0" w:color="auto"/>
              </w:divBdr>
              <w:divsChild>
                <w:div w:id="668098636">
                  <w:marLeft w:val="0"/>
                  <w:marRight w:val="0"/>
                  <w:marTop w:val="0"/>
                  <w:marBottom w:val="0"/>
                  <w:divBdr>
                    <w:top w:val="none" w:sz="0" w:space="0" w:color="auto"/>
                    <w:left w:val="none" w:sz="0" w:space="0" w:color="auto"/>
                    <w:bottom w:val="none" w:sz="0" w:space="0" w:color="auto"/>
                    <w:right w:val="none" w:sz="0" w:space="0" w:color="auto"/>
                  </w:divBdr>
                  <w:divsChild>
                    <w:div w:id="1099332465">
                      <w:marLeft w:val="0"/>
                      <w:marRight w:val="0"/>
                      <w:marTop w:val="0"/>
                      <w:marBottom w:val="0"/>
                      <w:divBdr>
                        <w:top w:val="none" w:sz="0" w:space="0" w:color="auto"/>
                        <w:left w:val="none" w:sz="0" w:space="0" w:color="auto"/>
                        <w:bottom w:val="none" w:sz="0" w:space="0" w:color="auto"/>
                        <w:right w:val="none" w:sz="0" w:space="0" w:color="auto"/>
                      </w:divBdr>
                      <w:divsChild>
                        <w:div w:id="248738942">
                          <w:marLeft w:val="0"/>
                          <w:marRight w:val="0"/>
                          <w:marTop w:val="0"/>
                          <w:marBottom w:val="0"/>
                          <w:divBdr>
                            <w:top w:val="none" w:sz="0" w:space="0" w:color="auto"/>
                            <w:left w:val="none" w:sz="0" w:space="0" w:color="auto"/>
                            <w:bottom w:val="none" w:sz="0" w:space="0" w:color="auto"/>
                            <w:right w:val="none" w:sz="0" w:space="0" w:color="auto"/>
                          </w:divBdr>
                          <w:divsChild>
                            <w:div w:id="27029042">
                              <w:marLeft w:val="0"/>
                              <w:marRight w:val="0"/>
                              <w:marTop w:val="0"/>
                              <w:marBottom w:val="0"/>
                              <w:divBdr>
                                <w:top w:val="none" w:sz="0" w:space="0" w:color="auto"/>
                                <w:left w:val="none" w:sz="0" w:space="0" w:color="auto"/>
                                <w:bottom w:val="none" w:sz="0" w:space="0" w:color="auto"/>
                                <w:right w:val="none" w:sz="0" w:space="0" w:color="auto"/>
                              </w:divBdr>
                              <w:divsChild>
                                <w:div w:id="7077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0761">
                      <w:marLeft w:val="0"/>
                      <w:marRight w:val="0"/>
                      <w:marTop w:val="0"/>
                      <w:marBottom w:val="0"/>
                      <w:divBdr>
                        <w:top w:val="none" w:sz="0" w:space="0" w:color="auto"/>
                        <w:left w:val="none" w:sz="0" w:space="0" w:color="auto"/>
                        <w:bottom w:val="none" w:sz="0" w:space="0" w:color="auto"/>
                        <w:right w:val="none" w:sz="0" w:space="0" w:color="auto"/>
                      </w:divBdr>
                      <w:divsChild>
                        <w:div w:id="1015499144">
                          <w:marLeft w:val="0"/>
                          <w:marRight w:val="0"/>
                          <w:marTop w:val="0"/>
                          <w:marBottom w:val="0"/>
                          <w:divBdr>
                            <w:top w:val="none" w:sz="0" w:space="0" w:color="auto"/>
                            <w:left w:val="none" w:sz="0" w:space="0" w:color="auto"/>
                            <w:bottom w:val="none" w:sz="0" w:space="0" w:color="auto"/>
                            <w:right w:val="none" w:sz="0" w:space="0" w:color="auto"/>
                          </w:divBdr>
                          <w:divsChild>
                            <w:div w:id="487743429">
                              <w:marLeft w:val="0"/>
                              <w:marRight w:val="0"/>
                              <w:marTop w:val="0"/>
                              <w:marBottom w:val="0"/>
                              <w:divBdr>
                                <w:top w:val="none" w:sz="0" w:space="0" w:color="auto"/>
                                <w:left w:val="none" w:sz="0" w:space="0" w:color="auto"/>
                                <w:bottom w:val="none" w:sz="0" w:space="0" w:color="auto"/>
                                <w:right w:val="none" w:sz="0" w:space="0" w:color="auto"/>
                              </w:divBdr>
                              <w:divsChild>
                                <w:div w:id="1351685242">
                                  <w:marLeft w:val="0"/>
                                  <w:marRight w:val="0"/>
                                  <w:marTop w:val="0"/>
                                  <w:marBottom w:val="0"/>
                                  <w:divBdr>
                                    <w:top w:val="none" w:sz="0" w:space="0" w:color="auto"/>
                                    <w:left w:val="none" w:sz="0" w:space="0" w:color="auto"/>
                                    <w:bottom w:val="none" w:sz="0" w:space="0" w:color="auto"/>
                                    <w:right w:val="none" w:sz="0" w:space="0" w:color="auto"/>
                                  </w:divBdr>
                                </w:div>
                                <w:div w:id="16017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82570">
          <w:marLeft w:val="0"/>
          <w:marRight w:val="0"/>
          <w:marTop w:val="0"/>
          <w:marBottom w:val="0"/>
          <w:divBdr>
            <w:top w:val="none" w:sz="0" w:space="0" w:color="auto"/>
            <w:left w:val="none" w:sz="0" w:space="0" w:color="auto"/>
            <w:bottom w:val="none" w:sz="0" w:space="0" w:color="auto"/>
            <w:right w:val="none" w:sz="0" w:space="0" w:color="auto"/>
          </w:divBdr>
          <w:divsChild>
            <w:div w:id="749540267">
              <w:marLeft w:val="0"/>
              <w:marRight w:val="0"/>
              <w:marTop w:val="0"/>
              <w:marBottom w:val="0"/>
              <w:divBdr>
                <w:top w:val="none" w:sz="0" w:space="0" w:color="auto"/>
                <w:left w:val="none" w:sz="0" w:space="0" w:color="auto"/>
                <w:bottom w:val="none" w:sz="0" w:space="0" w:color="auto"/>
                <w:right w:val="none" w:sz="0" w:space="0" w:color="auto"/>
              </w:divBdr>
              <w:divsChild>
                <w:div w:id="903416740">
                  <w:marLeft w:val="0"/>
                  <w:marRight w:val="0"/>
                  <w:marTop w:val="0"/>
                  <w:marBottom w:val="0"/>
                  <w:divBdr>
                    <w:top w:val="none" w:sz="0" w:space="0" w:color="auto"/>
                    <w:left w:val="none" w:sz="0" w:space="0" w:color="auto"/>
                    <w:bottom w:val="none" w:sz="0" w:space="0" w:color="auto"/>
                    <w:right w:val="none" w:sz="0" w:space="0" w:color="auto"/>
                  </w:divBdr>
                  <w:divsChild>
                    <w:div w:id="1352757441">
                      <w:marLeft w:val="0"/>
                      <w:marRight w:val="0"/>
                      <w:marTop w:val="0"/>
                      <w:marBottom w:val="0"/>
                      <w:divBdr>
                        <w:top w:val="none" w:sz="0" w:space="0" w:color="auto"/>
                        <w:left w:val="none" w:sz="0" w:space="0" w:color="auto"/>
                        <w:bottom w:val="none" w:sz="0" w:space="0" w:color="auto"/>
                        <w:right w:val="none" w:sz="0" w:space="0" w:color="auto"/>
                      </w:divBdr>
                      <w:divsChild>
                        <w:div w:id="1136531770">
                          <w:marLeft w:val="0"/>
                          <w:marRight w:val="0"/>
                          <w:marTop w:val="0"/>
                          <w:marBottom w:val="0"/>
                          <w:divBdr>
                            <w:top w:val="none" w:sz="0" w:space="0" w:color="auto"/>
                            <w:left w:val="none" w:sz="0" w:space="0" w:color="auto"/>
                            <w:bottom w:val="none" w:sz="0" w:space="0" w:color="auto"/>
                            <w:right w:val="none" w:sz="0" w:space="0" w:color="auto"/>
                          </w:divBdr>
                          <w:divsChild>
                            <w:div w:id="523712194">
                              <w:marLeft w:val="0"/>
                              <w:marRight w:val="0"/>
                              <w:marTop w:val="0"/>
                              <w:marBottom w:val="0"/>
                              <w:divBdr>
                                <w:top w:val="none" w:sz="0" w:space="0" w:color="auto"/>
                                <w:left w:val="none" w:sz="0" w:space="0" w:color="auto"/>
                                <w:bottom w:val="none" w:sz="0" w:space="0" w:color="auto"/>
                                <w:right w:val="none" w:sz="0" w:space="0" w:color="auto"/>
                              </w:divBdr>
                            </w:div>
                            <w:div w:id="9139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22659">
          <w:marLeft w:val="0"/>
          <w:marRight w:val="0"/>
          <w:marTop w:val="0"/>
          <w:marBottom w:val="0"/>
          <w:divBdr>
            <w:top w:val="none" w:sz="0" w:space="0" w:color="auto"/>
            <w:left w:val="none" w:sz="0" w:space="0" w:color="auto"/>
            <w:bottom w:val="none" w:sz="0" w:space="0" w:color="auto"/>
            <w:right w:val="none" w:sz="0" w:space="0" w:color="auto"/>
          </w:divBdr>
          <w:divsChild>
            <w:div w:id="516699103">
              <w:marLeft w:val="0"/>
              <w:marRight w:val="0"/>
              <w:marTop w:val="0"/>
              <w:marBottom w:val="0"/>
              <w:divBdr>
                <w:top w:val="none" w:sz="0" w:space="0" w:color="auto"/>
                <w:left w:val="none" w:sz="0" w:space="0" w:color="auto"/>
                <w:bottom w:val="none" w:sz="0" w:space="0" w:color="auto"/>
                <w:right w:val="none" w:sz="0" w:space="0" w:color="auto"/>
              </w:divBdr>
              <w:divsChild>
                <w:div w:id="2042511312">
                  <w:marLeft w:val="0"/>
                  <w:marRight w:val="0"/>
                  <w:marTop w:val="0"/>
                  <w:marBottom w:val="0"/>
                  <w:divBdr>
                    <w:top w:val="none" w:sz="0" w:space="0" w:color="auto"/>
                    <w:left w:val="none" w:sz="0" w:space="0" w:color="auto"/>
                    <w:bottom w:val="none" w:sz="0" w:space="0" w:color="auto"/>
                    <w:right w:val="none" w:sz="0" w:space="0" w:color="auto"/>
                  </w:divBdr>
                  <w:divsChild>
                    <w:div w:id="2038851131">
                      <w:marLeft w:val="0"/>
                      <w:marRight w:val="0"/>
                      <w:marTop w:val="0"/>
                      <w:marBottom w:val="0"/>
                      <w:divBdr>
                        <w:top w:val="none" w:sz="0" w:space="0" w:color="auto"/>
                        <w:left w:val="none" w:sz="0" w:space="0" w:color="auto"/>
                        <w:bottom w:val="none" w:sz="0" w:space="0" w:color="auto"/>
                        <w:right w:val="none" w:sz="0" w:space="0" w:color="auto"/>
                      </w:divBdr>
                      <w:divsChild>
                        <w:div w:id="903368659">
                          <w:marLeft w:val="0"/>
                          <w:marRight w:val="0"/>
                          <w:marTop w:val="0"/>
                          <w:marBottom w:val="0"/>
                          <w:divBdr>
                            <w:top w:val="none" w:sz="0" w:space="0" w:color="auto"/>
                            <w:left w:val="none" w:sz="0" w:space="0" w:color="auto"/>
                            <w:bottom w:val="none" w:sz="0" w:space="0" w:color="auto"/>
                            <w:right w:val="none" w:sz="0" w:space="0" w:color="auto"/>
                          </w:divBdr>
                          <w:divsChild>
                            <w:div w:id="1482192662">
                              <w:marLeft w:val="0"/>
                              <w:marRight w:val="0"/>
                              <w:marTop w:val="0"/>
                              <w:marBottom w:val="0"/>
                              <w:divBdr>
                                <w:top w:val="none" w:sz="0" w:space="0" w:color="auto"/>
                                <w:left w:val="none" w:sz="0" w:space="0" w:color="auto"/>
                                <w:bottom w:val="none" w:sz="0" w:space="0" w:color="auto"/>
                                <w:right w:val="none" w:sz="0" w:space="0" w:color="auto"/>
                              </w:divBdr>
                              <w:divsChild>
                                <w:div w:id="2014334710">
                                  <w:marLeft w:val="0"/>
                                  <w:marRight w:val="0"/>
                                  <w:marTop w:val="0"/>
                                  <w:marBottom w:val="0"/>
                                  <w:divBdr>
                                    <w:top w:val="none" w:sz="0" w:space="0" w:color="auto"/>
                                    <w:left w:val="none" w:sz="0" w:space="0" w:color="auto"/>
                                    <w:bottom w:val="none" w:sz="0" w:space="0" w:color="auto"/>
                                    <w:right w:val="none" w:sz="0" w:space="0" w:color="auto"/>
                                  </w:divBdr>
                                  <w:divsChild>
                                    <w:div w:id="120925003">
                                      <w:marLeft w:val="0"/>
                                      <w:marRight w:val="0"/>
                                      <w:marTop w:val="0"/>
                                      <w:marBottom w:val="0"/>
                                      <w:divBdr>
                                        <w:top w:val="none" w:sz="0" w:space="0" w:color="auto"/>
                                        <w:left w:val="none" w:sz="0" w:space="0" w:color="auto"/>
                                        <w:bottom w:val="none" w:sz="0" w:space="0" w:color="auto"/>
                                        <w:right w:val="none" w:sz="0" w:space="0" w:color="auto"/>
                                      </w:divBdr>
                                      <w:divsChild>
                                        <w:div w:id="420493676">
                                          <w:marLeft w:val="0"/>
                                          <w:marRight w:val="0"/>
                                          <w:marTop w:val="0"/>
                                          <w:marBottom w:val="0"/>
                                          <w:divBdr>
                                            <w:top w:val="none" w:sz="0" w:space="0" w:color="auto"/>
                                            <w:left w:val="none" w:sz="0" w:space="0" w:color="auto"/>
                                            <w:bottom w:val="none" w:sz="0" w:space="0" w:color="auto"/>
                                            <w:right w:val="none" w:sz="0" w:space="0" w:color="auto"/>
                                          </w:divBdr>
                                          <w:divsChild>
                                            <w:div w:id="1165170430">
                                              <w:marLeft w:val="0"/>
                                              <w:marRight w:val="0"/>
                                              <w:marTop w:val="0"/>
                                              <w:marBottom w:val="0"/>
                                              <w:divBdr>
                                                <w:top w:val="none" w:sz="0" w:space="0" w:color="auto"/>
                                                <w:left w:val="none" w:sz="0" w:space="0" w:color="auto"/>
                                                <w:bottom w:val="none" w:sz="0" w:space="0" w:color="auto"/>
                                                <w:right w:val="none" w:sz="0" w:space="0" w:color="auto"/>
                                              </w:divBdr>
                                              <w:divsChild>
                                                <w:div w:id="11921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3467">
                                          <w:marLeft w:val="0"/>
                                          <w:marRight w:val="0"/>
                                          <w:marTop w:val="0"/>
                                          <w:marBottom w:val="0"/>
                                          <w:divBdr>
                                            <w:top w:val="none" w:sz="0" w:space="0" w:color="auto"/>
                                            <w:left w:val="none" w:sz="0" w:space="0" w:color="auto"/>
                                            <w:bottom w:val="none" w:sz="0" w:space="0" w:color="auto"/>
                                            <w:right w:val="none" w:sz="0" w:space="0" w:color="auto"/>
                                          </w:divBdr>
                                        </w:div>
                                        <w:div w:id="20509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270037">
          <w:marLeft w:val="0"/>
          <w:marRight w:val="0"/>
          <w:marTop w:val="0"/>
          <w:marBottom w:val="0"/>
          <w:divBdr>
            <w:top w:val="none" w:sz="0" w:space="0" w:color="auto"/>
            <w:left w:val="none" w:sz="0" w:space="0" w:color="auto"/>
            <w:bottom w:val="none" w:sz="0" w:space="0" w:color="auto"/>
            <w:right w:val="none" w:sz="0" w:space="0" w:color="auto"/>
          </w:divBdr>
          <w:divsChild>
            <w:div w:id="1995596104">
              <w:marLeft w:val="0"/>
              <w:marRight w:val="0"/>
              <w:marTop w:val="0"/>
              <w:marBottom w:val="0"/>
              <w:divBdr>
                <w:top w:val="none" w:sz="0" w:space="0" w:color="auto"/>
                <w:left w:val="none" w:sz="0" w:space="0" w:color="auto"/>
                <w:bottom w:val="none" w:sz="0" w:space="0" w:color="auto"/>
                <w:right w:val="none" w:sz="0" w:space="0" w:color="auto"/>
              </w:divBdr>
              <w:divsChild>
                <w:div w:id="278952945">
                  <w:marLeft w:val="0"/>
                  <w:marRight w:val="0"/>
                  <w:marTop w:val="0"/>
                  <w:marBottom w:val="0"/>
                  <w:divBdr>
                    <w:top w:val="none" w:sz="0" w:space="0" w:color="auto"/>
                    <w:left w:val="none" w:sz="0" w:space="0" w:color="auto"/>
                    <w:bottom w:val="none" w:sz="0" w:space="0" w:color="auto"/>
                    <w:right w:val="none" w:sz="0" w:space="0" w:color="auto"/>
                  </w:divBdr>
                  <w:divsChild>
                    <w:div w:id="1894850082">
                      <w:marLeft w:val="0"/>
                      <w:marRight w:val="0"/>
                      <w:marTop w:val="0"/>
                      <w:marBottom w:val="0"/>
                      <w:divBdr>
                        <w:top w:val="none" w:sz="0" w:space="0" w:color="auto"/>
                        <w:left w:val="none" w:sz="0" w:space="0" w:color="auto"/>
                        <w:bottom w:val="none" w:sz="0" w:space="0" w:color="auto"/>
                        <w:right w:val="none" w:sz="0" w:space="0" w:color="auto"/>
                      </w:divBdr>
                      <w:divsChild>
                        <w:div w:id="1764181980">
                          <w:marLeft w:val="0"/>
                          <w:marRight w:val="0"/>
                          <w:marTop w:val="0"/>
                          <w:marBottom w:val="0"/>
                          <w:divBdr>
                            <w:top w:val="none" w:sz="0" w:space="0" w:color="auto"/>
                            <w:left w:val="none" w:sz="0" w:space="0" w:color="auto"/>
                            <w:bottom w:val="none" w:sz="0" w:space="0" w:color="auto"/>
                            <w:right w:val="none" w:sz="0" w:space="0" w:color="auto"/>
                          </w:divBdr>
                          <w:divsChild>
                            <w:div w:id="288635040">
                              <w:marLeft w:val="0"/>
                              <w:marRight w:val="0"/>
                              <w:marTop w:val="0"/>
                              <w:marBottom w:val="0"/>
                              <w:divBdr>
                                <w:top w:val="none" w:sz="0" w:space="0" w:color="auto"/>
                                <w:left w:val="none" w:sz="0" w:space="0" w:color="auto"/>
                                <w:bottom w:val="none" w:sz="0" w:space="0" w:color="auto"/>
                                <w:right w:val="none" w:sz="0" w:space="0" w:color="auto"/>
                              </w:divBdr>
                              <w:divsChild>
                                <w:div w:id="1679043707">
                                  <w:marLeft w:val="0"/>
                                  <w:marRight w:val="0"/>
                                  <w:marTop w:val="0"/>
                                  <w:marBottom w:val="0"/>
                                  <w:divBdr>
                                    <w:top w:val="none" w:sz="0" w:space="0" w:color="auto"/>
                                    <w:left w:val="none" w:sz="0" w:space="0" w:color="auto"/>
                                    <w:bottom w:val="none" w:sz="0" w:space="0" w:color="auto"/>
                                    <w:right w:val="none" w:sz="0" w:space="0" w:color="auto"/>
                                  </w:divBdr>
                                  <w:divsChild>
                                    <w:div w:id="679742838">
                                      <w:marLeft w:val="0"/>
                                      <w:marRight w:val="0"/>
                                      <w:marTop w:val="0"/>
                                      <w:marBottom w:val="0"/>
                                      <w:divBdr>
                                        <w:top w:val="none" w:sz="0" w:space="0" w:color="auto"/>
                                        <w:left w:val="none" w:sz="0" w:space="0" w:color="auto"/>
                                        <w:bottom w:val="none" w:sz="0" w:space="0" w:color="auto"/>
                                        <w:right w:val="none" w:sz="0" w:space="0" w:color="auto"/>
                                      </w:divBdr>
                                      <w:divsChild>
                                        <w:div w:id="956258011">
                                          <w:marLeft w:val="0"/>
                                          <w:marRight w:val="0"/>
                                          <w:marTop w:val="0"/>
                                          <w:marBottom w:val="0"/>
                                          <w:divBdr>
                                            <w:top w:val="none" w:sz="0" w:space="0" w:color="auto"/>
                                            <w:left w:val="none" w:sz="0" w:space="0" w:color="auto"/>
                                            <w:bottom w:val="none" w:sz="0" w:space="0" w:color="auto"/>
                                            <w:right w:val="none" w:sz="0" w:space="0" w:color="auto"/>
                                          </w:divBdr>
                                          <w:divsChild>
                                            <w:div w:id="280960233">
                                              <w:marLeft w:val="0"/>
                                              <w:marRight w:val="0"/>
                                              <w:marTop w:val="0"/>
                                              <w:marBottom w:val="0"/>
                                              <w:divBdr>
                                                <w:top w:val="none" w:sz="0" w:space="0" w:color="auto"/>
                                                <w:left w:val="none" w:sz="0" w:space="0" w:color="auto"/>
                                                <w:bottom w:val="none" w:sz="0" w:space="0" w:color="auto"/>
                                                <w:right w:val="none" w:sz="0" w:space="0" w:color="auto"/>
                                              </w:divBdr>
                                              <w:divsChild>
                                                <w:div w:id="904991649">
                                                  <w:marLeft w:val="0"/>
                                                  <w:marRight w:val="0"/>
                                                  <w:marTop w:val="0"/>
                                                  <w:marBottom w:val="0"/>
                                                  <w:divBdr>
                                                    <w:top w:val="none" w:sz="0" w:space="0" w:color="auto"/>
                                                    <w:left w:val="none" w:sz="0" w:space="0" w:color="auto"/>
                                                    <w:bottom w:val="none" w:sz="0" w:space="0" w:color="auto"/>
                                                    <w:right w:val="none" w:sz="0" w:space="0" w:color="auto"/>
                                                  </w:divBdr>
                                                  <w:divsChild>
                                                    <w:div w:id="1070809044">
                                                      <w:marLeft w:val="0"/>
                                                      <w:marRight w:val="0"/>
                                                      <w:marTop w:val="0"/>
                                                      <w:marBottom w:val="0"/>
                                                      <w:divBdr>
                                                        <w:top w:val="none" w:sz="0" w:space="0" w:color="auto"/>
                                                        <w:left w:val="none" w:sz="0" w:space="0" w:color="auto"/>
                                                        <w:bottom w:val="none" w:sz="0" w:space="0" w:color="auto"/>
                                                        <w:right w:val="none" w:sz="0" w:space="0" w:color="auto"/>
                                                      </w:divBdr>
                                                      <w:divsChild>
                                                        <w:div w:id="1837844537">
                                                          <w:marLeft w:val="0"/>
                                                          <w:marRight w:val="0"/>
                                                          <w:marTop w:val="0"/>
                                                          <w:marBottom w:val="0"/>
                                                          <w:divBdr>
                                                            <w:top w:val="none" w:sz="0" w:space="0" w:color="auto"/>
                                                            <w:left w:val="none" w:sz="0" w:space="0" w:color="auto"/>
                                                            <w:bottom w:val="none" w:sz="0" w:space="0" w:color="auto"/>
                                                            <w:right w:val="none" w:sz="0" w:space="0" w:color="auto"/>
                                                          </w:divBdr>
                                                          <w:divsChild>
                                                            <w:div w:id="15602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446416">
          <w:marLeft w:val="0"/>
          <w:marRight w:val="0"/>
          <w:marTop w:val="0"/>
          <w:marBottom w:val="0"/>
          <w:divBdr>
            <w:top w:val="none" w:sz="0" w:space="0" w:color="auto"/>
            <w:left w:val="none" w:sz="0" w:space="0" w:color="auto"/>
            <w:bottom w:val="none" w:sz="0" w:space="0" w:color="auto"/>
            <w:right w:val="none" w:sz="0" w:space="0" w:color="auto"/>
          </w:divBdr>
          <w:divsChild>
            <w:div w:id="592468881">
              <w:marLeft w:val="0"/>
              <w:marRight w:val="0"/>
              <w:marTop w:val="0"/>
              <w:marBottom w:val="0"/>
              <w:divBdr>
                <w:top w:val="none" w:sz="0" w:space="0" w:color="auto"/>
                <w:left w:val="none" w:sz="0" w:space="0" w:color="auto"/>
                <w:bottom w:val="none" w:sz="0" w:space="0" w:color="auto"/>
                <w:right w:val="none" w:sz="0" w:space="0" w:color="auto"/>
              </w:divBdr>
              <w:divsChild>
                <w:div w:id="3307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279">
          <w:marLeft w:val="0"/>
          <w:marRight w:val="0"/>
          <w:marTop w:val="0"/>
          <w:marBottom w:val="0"/>
          <w:divBdr>
            <w:top w:val="none" w:sz="0" w:space="0" w:color="auto"/>
            <w:left w:val="none" w:sz="0" w:space="0" w:color="auto"/>
            <w:bottom w:val="none" w:sz="0" w:space="0" w:color="auto"/>
            <w:right w:val="none" w:sz="0" w:space="0" w:color="auto"/>
          </w:divBdr>
        </w:div>
        <w:div w:id="1748721573">
          <w:marLeft w:val="0"/>
          <w:marRight w:val="0"/>
          <w:marTop w:val="0"/>
          <w:marBottom w:val="0"/>
          <w:divBdr>
            <w:top w:val="none" w:sz="0" w:space="0" w:color="auto"/>
            <w:left w:val="none" w:sz="0" w:space="0" w:color="auto"/>
            <w:bottom w:val="none" w:sz="0" w:space="0" w:color="auto"/>
            <w:right w:val="none" w:sz="0" w:space="0" w:color="auto"/>
          </w:divBdr>
        </w:div>
        <w:div w:id="1773863903">
          <w:marLeft w:val="0"/>
          <w:marRight w:val="0"/>
          <w:marTop w:val="0"/>
          <w:marBottom w:val="0"/>
          <w:divBdr>
            <w:top w:val="none" w:sz="0" w:space="0" w:color="auto"/>
            <w:left w:val="none" w:sz="0" w:space="0" w:color="auto"/>
            <w:bottom w:val="none" w:sz="0" w:space="0" w:color="auto"/>
            <w:right w:val="none" w:sz="0" w:space="0" w:color="auto"/>
          </w:divBdr>
        </w:div>
        <w:div w:id="2045327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a6b23e99b75a8a99/Documents/Studienarbeit_Entwurf.docx" TargetMode="Externa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doc.aldebaran.com/2-5/naoqi/motion/alrobotposture-a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d.docs.live.net/a6b23e99b75a8a99/Documents/Studienarbeit_Entwurf.docx"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docs.live.net/a6b23e99b75a8a99/Documents/Studienarbeit_Entwurf.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9763B-5510-4986-B264-8D9181BF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7353</Words>
  <Characters>46328</Characters>
  <Application>Microsoft Office Word</Application>
  <DocSecurity>0</DocSecurity>
  <Lines>386</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Isabella Schmidt</cp:lastModifiedBy>
  <cp:revision>399</cp:revision>
  <dcterms:created xsi:type="dcterms:W3CDTF">2019-04-06T10:22:00Z</dcterms:created>
  <dcterms:modified xsi:type="dcterms:W3CDTF">2019-04-16T16:53:00Z</dcterms:modified>
</cp:coreProperties>
</file>